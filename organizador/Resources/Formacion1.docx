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74381" w14:textId="77777777" w:rsidR="002507F4" w:rsidRDefault="002507F4" w:rsidP="002507F4">
      <w:pPr>
        <w:rPr>
          <w:b/>
          <w:sz w:val="28"/>
        </w:rPr>
      </w:pPr>
    </w:p>
    <w:sdt>
      <w:sdtPr>
        <w:rPr>
          <w:rFonts w:asciiTheme="minorHAnsi" w:eastAsiaTheme="minorHAnsi" w:hAnsiTheme="minorHAnsi" w:cstheme="minorBidi"/>
          <w:color w:val="auto"/>
          <w:sz w:val="22"/>
          <w:szCs w:val="22"/>
          <w:lang w:eastAsia="en-US"/>
        </w:rPr>
        <w:id w:val="-356580408"/>
        <w:docPartObj>
          <w:docPartGallery w:val="Table of Contents"/>
          <w:docPartUnique/>
        </w:docPartObj>
      </w:sdtPr>
      <w:sdtEndPr>
        <w:rPr>
          <w:b/>
          <w:bCs/>
        </w:rPr>
      </w:sdtEndPr>
      <w:sdtContent>
        <w:p w14:paraId="04457D04" w14:textId="77777777" w:rsidR="002507F4" w:rsidRDefault="002507F4" w:rsidP="002507F4">
          <w:pPr>
            <w:pStyle w:val="TtuloTDC"/>
          </w:pPr>
          <w:r>
            <w:t>Contenido</w:t>
          </w:r>
        </w:p>
        <w:p w14:paraId="78D9AB10" w14:textId="77777777" w:rsidR="002507F4" w:rsidRDefault="002507F4" w:rsidP="002507F4">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003145" w:history="1">
            <w:r w:rsidRPr="00BA1E0B">
              <w:rPr>
                <w:rStyle w:val="Hipervnculo"/>
                <w:noProof/>
              </w:rPr>
              <w:t>Inicio</w:t>
            </w:r>
            <w:r>
              <w:rPr>
                <w:noProof/>
                <w:webHidden/>
              </w:rPr>
              <w:tab/>
            </w:r>
            <w:r>
              <w:rPr>
                <w:noProof/>
                <w:webHidden/>
              </w:rPr>
              <w:fldChar w:fldCharType="begin"/>
            </w:r>
            <w:r>
              <w:rPr>
                <w:noProof/>
                <w:webHidden/>
              </w:rPr>
              <w:instrText xml:space="preserve"> PAGEREF _Toc42003145 \h </w:instrText>
            </w:r>
            <w:r>
              <w:rPr>
                <w:noProof/>
                <w:webHidden/>
              </w:rPr>
            </w:r>
            <w:r>
              <w:rPr>
                <w:noProof/>
                <w:webHidden/>
              </w:rPr>
              <w:fldChar w:fldCharType="separate"/>
            </w:r>
            <w:r>
              <w:rPr>
                <w:noProof/>
                <w:webHidden/>
              </w:rPr>
              <w:t>2</w:t>
            </w:r>
            <w:r>
              <w:rPr>
                <w:noProof/>
                <w:webHidden/>
              </w:rPr>
              <w:fldChar w:fldCharType="end"/>
            </w:r>
          </w:hyperlink>
        </w:p>
        <w:p w14:paraId="51846FE2" w14:textId="77777777" w:rsidR="002507F4" w:rsidRDefault="002507F4" w:rsidP="002507F4">
          <w:pPr>
            <w:pStyle w:val="TDC2"/>
            <w:tabs>
              <w:tab w:val="right" w:leader="dot" w:pos="8494"/>
            </w:tabs>
            <w:rPr>
              <w:rFonts w:eastAsiaTheme="minorEastAsia"/>
              <w:noProof/>
              <w:lang w:eastAsia="es-ES"/>
            </w:rPr>
          </w:pPr>
          <w:hyperlink w:anchor="_Toc42003146" w:history="1">
            <w:r w:rsidRPr="00BA1E0B">
              <w:rPr>
                <w:rStyle w:val="Hipervnculo"/>
                <w:noProof/>
              </w:rPr>
              <w:t>Introd</w:t>
            </w:r>
            <w:r w:rsidRPr="00BA1E0B">
              <w:rPr>
                <w:rStyle w:val="Hipervnculo"/>
                <w:noProof/>
              </w:rPr>
              <w:t>u</w:t>
            </w:r>
            <w:r w:rsidRPr="00BA1E0B">
              <w:rPr>
                <w:rStyle w:val="Hipervnculo"/>
                <w:noProof/>
              </w:rPr>
              <w:t>cción a las buenas prácticas de programación</w:t>
            </w:r>
            <w:r>
              <w:rPr>
                <w:noProof/>
                <w:webHidden/>
              </w:rPr>
              <w:tab/>
            </w:r>
            <w:r>
              <w:rPr>
                <w:noProof/>
                <w:webHidden/>
              </w:rPr>
              <w:fldChar w:fldCharType="begin"/>
            </w:r>
            <w:r>
              <w:rPr>
                <w:noProof/>
                <w:webHidden/>
              </w:rPr>
              <w:instrText xml:space="preserve"> PAGEREF _Toc42003146 \h </w:instrText>
            </w:r>
            <w:r>
              <w:rPr>
                <w:noProof/>
                <w:webHidden/>
              </w:rPr>
            </w:r>
            <w:r>
              <w:rPr>
                <w:noProof/>
                <w:webHidden/>
              </w:rPr>
              <w:fldChar w:fldCharType="separate"/>
            </w:r>
            <w:r>
              <w:rPr>
                <w:noProof/>
                <w:webHidden/>
              </w:rPr>
              <w:t>4</w:t>
            </w:r>
            <w:r>
              <w:rPr>
                <w:noProof/>
                <w:webHidden/>
              </w:rPr>
              <w:fldChar w:fldCharType="end"/>
            </w:r>
          </w:hyperlink>
        </w:p>
        <w:p w14:paraId="60C520AB" w14:textId="77777777" w:rsidR="002507F4" w:rsidRDefault="002507F4" w:rsidP="002507F4">
          <w:pPr>
            <w:pStyle w:val="TDC3"/>
            <w:tabs>
              <w:tab w:val="right" w:leader="dot" w:pos="8494"/>
            </w:tabs>
            <w:rPr>
              <w:rFonts w:eastAsiaTheme="minorEastAsia"/>
              <w:noProof/>
              <w:lang w:eastAsia="es-ES"/>
            </w:rPr>
          </w:pPr>
          <w:hyperlink w:anchor="_Toc42003147" w:history="1">
            <w:r w:rsidRPr="00BA1E0B">
              <w:rPr>
                <w:rStyle w:val="Hipervnculo"/>
                <w:noProof/>
                <w:lang w:val="en-US"/>
              </w:rPr>
              <w:t>Nomenclatura C# Coding Standards and Naming Conventions</w:t>
            </w:r>
            <w:r>
              <w:rPr>
                <w:noProof/>
                <w:webHidden/>
              </w:rPr>
              <w:tab/>
            </w:r>
            <w:r>
              <w:rPr>
                <w:noProof/>
                <w:webHidden/>
              </w:rPr>
              <w:fldChar w:fldCharType="begin"/>
            </w:r>
            <w:r>
              <w:rPr>
                <w:noProof/>
                <w:webHidden/>
              </w:rPr>
              <w:instrText xml:space="preserve"> PAGEREF _Toc42003147 \h </w:instrText>
            </w:r>
            <w:r>
              <w:rPr>
                <w:noProof/>
                <w:webHidden/>
              </w:rPr>
            </w:r>
            <w:r>
              <w:rPr>
                <w:noProof/>
                <w:webHidden/>
              </w:rPr>
              <w:fldChar w:fldCharType="separate"/>
            </w:r>
            <w:r>
              <w:rPr>
                <w:noProof/>
                <w:webHidden/>
              </w:rPr>
              <w:t>4</w:t>
            </w:r>
            <w:r>
              <w:rPr>
                <w:noProof/>
                <w:webHidden/>
              </w:rPr>
              <w:fldChar w:fldCharType="end"/>
            </w:r>
          </w:hyperlink>
        </w:p>
        <w:p w14:paraId="05832BB9" w14:textId="77777777" w:rsidR="002507F4" w:rsidRDefault="002507F4" w:rsidP="002507F4">
          <w:pPr>
            <w:pStyle w:val="TDC3"/>
            <w:tabs>
              <w:tab w:val="right" w:leader="dot" w:pos="8494"/>
            </w:tabs>
            <w:rPr>
              <w:rFonts w:eastAsiaTheme="minorEastAsia"/>
              <w:noProof/>
              <w:lang w:eastAsia="es-ES"/>
            </w:rPr>
          </w:pPr>
          <w:hyperlink w:anchor="_Toc42003148" w:history="1">
            <w:r w:rsidRPr="00BA1E0B">
              <w:rPr>
                <w:rStyle w:val="Hipervnculo"/>
                <w:noProof/>
              </w:rPr>
              <w:t>SOLID</w:t>
            </w:r>
            <w:r>
              <w:rPr>
                <w:noProof/>
                <w:webHidden/>
              </w:rPr>
              <w:tab/>
            </w:r>
            <w:r>
              <w:rPr>
                <w:noProof/>
                <w:webHidden/>
              </w:rPr>
              <w:fldChar w:fldCharType="begin"/>
            </w:r>
            <w:r>
              <w:rPr>
                <w:noProof/>
                <w:webHidden/>
              </w:rPr>
              <w:instrText xml:space="preserve"> PAGEREF _Toc42003148 \h </w:instrText>
            </w:r>
            <w:r>
              <w:rPr>
                <w:noProof/>
                <w:webHidden/>
              </w:rPr>
            </w:r>
            <w:r>
              <w:rPr>
                <w:noProof/>
                <w:webHidden/>
              </w:rPr>
              <w:fldChar w:fldCharType="separate"/>
            </w:r>
            <w:r>
              <w:rPr>
                <w:noProof/>
                <w:webHidden/>
              </w:rPr>
              <w:t>10</w:t>
            </w:r>
            <w:r>
              <w:rPr>
                <w:noProof/>
                <w:webHidden/>
              </w:rPr>
              <w:fldChar w:fldCharType="end"/>
            </w:r>
          </w:hyperlink>
        </w:p>
        <w:p w14:paraId="14310564" w14:textId="77777777" w:rsidR="002507F4" w:rsidRDefault="002507F4" w:rsidP="002507F4">
          <w:pPr>
            <w:pStyle w:val="TDC2"/>
            <w:tabs>
              <w:tab w:val="right" w:leader="dot" w:pos="8494"/>
            </w:tabs>
            <w:rPr>
              <w:rFonts w:eastAsiaTheme="minorEastAsia"/>
              <w:noProof/>
              <w:lang w:eastAsia="es-ES"/>
            </w:rPr>
          </w:pPr>
          <w:hyperlink w:anchor="_Toc42003149" w:history="1">
            <w:r w:rsidRPr="00BA1E0B">
              <w:rPr>
                <w:rStyle w:val="Hipervnculo"/>
                <w:rFonts w:eastAsia="Calibri"/>
                <w:noProof/>
              </w:rPr>
              <w:t>Instalación de Telerik</w:t>
            </w:r>
            <w:r>
              <w:rPr>
                <w:noProof/>
                <w:webHidden/>
              </w:rPr>
              <w:tab/>
            </w:r>
            <w:r>
              <w:rPr>
                <w:noProof/>
                <w:webHidden/>
              </w:rPr>
              <w:fldChar w:fldCharType="begin"/>
            </w:r>
            <w:r>
              <w:rPr>
                <w:noProof/>
                <w:webHidden/>
              </w:rPr>
              <w:instrText xml:space="preserve"> PAGEREF _Toc42003149 \h </w:instrText>
            </w:r>
            <w:r>
              <w:rPr>
                <w:noProof/>
                <w:webHidden/>
              </w:rPr>
            </w:r>
            <w:r>
              <w:rPr>
                <w:noProof/>
                <w:webHidden/>
              </w:rPr>
              <w:fldChar w:fldCharType="separate"/>
            </w:r>
            <w:r>
              <w:rPr>
                <w:noProof/>
                <w:webHidden/>
              </w:rPr>
              <w:t>11</w:t>
            </w:r>
            <w:r>
              <w:rPr>
                <w:noProof/>
                <w:webHidden/>
              </w:rPr>
              <w:fldChar w:fldCharType="end"/>
            </w:r>
          </w:hyperlink>
        </w:p>
        <w:p w14:paraId="37A8951C" w14:textId="77777777" w:rsidR="002507F4" w:rsidRDefault="002507F4" w:rsidP="002507F4">
          <w:pPr>
            <w:pStyle w:val="TDC2"/>
            <w:tabs>
              <w:tab w:val="right" w:leader="dot" w:pos="8494"/>
            </w:tabs>
            <w:rPr>
              <w:rFonts w:eastAsiaTheme="minorEastAsia"/>
              <w:noProof/>
              <w:lang w:eastAsia="es-ES"/>
            </w:rPr>
          </w:pPr>
          <w:hyperlink w:anchor="_Toc42003150" w:history="1">
            <w:r w:rsidRPr="00BA1E0B">
              <w:rPr>
                <w:rStyle w:val="Hipervnculo"/>
                <w:noProof/>
              </w:rPr>
              <w:t>Empezando el programa</w:t>
            </w:r>
            <w:r>
              <w:rPr>
                <w:noProof/>
                <w:webHidden/>
              </w:rPr>
              <w:tab/>
            </w:r>
            <w:r>
              <w:rPr>
                <w:noProof/>
                <w:webHidden/>
              </w:rPr>
              <w:fldChar w:fldCharType="begin"/>
            </w:r>
            <w:r>
              <w:rPr>
                <w:noProof/>
                <w:webHidden/>
              </w:rPr>
              <w:instrText xml:space="preserve"> PAGEREF _Toc42003150 \h </w:instrText>
            </w:r>
            <w:r>
              <w:rPr>
                <w:noProof/>
                <w:webHidden/>
              </w:rPr>
            </w:r>
            <w:r>
              <w:rPr>
                <w:noProof/>
                <w:webHidden/>
              </w:rPr>
              <w:fldChar w:fldCharType="separate"/>
            </w:r>
            <w:r>
              <w:rPr>
                <w:noProof/>
                <w:webHidden/>
              </w:rPr>
              <w:t>12</w:t>
            </w:r>
            <w:r>
              <w:rPr>
                <w:noProof/>
                <w:webHidden/>
              </w:rPr>
              <w:fldChar w:fldCharType="end"/>
            </w:r>
          </w:hyperlink>
        </w:p>
        <w:p w14:paraId="596D2D76" w14:textId="77777777" w:rsidR="002507F4" w:rsidRDefault="002507F4" w:rsidP="002507F4">
          <w:pPr>
            <w:pStyle w:val="TDC2"/>
            <w:tabs>
              <w:tab w:val="right" w:leader="dot" w:pos="8494"/>
            </w:tabs>
            <w:rPr>
              <w:rFonts w:eastAsiaTheme="minorEastAsia"/>
              <w:noProof/>
              <w:lang w:eastAsia="es-ES"/>
            </w:rPr>
          </w:pPr>
          <w:hyperlink w:anchor="_Toc42003151" w:history="1">
            <w:r w:rsidRPr="00BA1E0B">
              <w:rPr>
                <w:rStyle w:val="Hipervnculo"/>
                <w:noProof/>
              </w:rPr>
              <w:t>Crear nuevo mantenimiento</w:t>
            </w:r>
            <w:r>
              <w:rPr>
                <w:noProof/>
                <w:webHidden/>
              </w:rPr>
              <w:tab/>
            </w:r>
            <w:r>
              <w:rPr>
                <w:noProof/>
                <w:webHidden/>
              </w:rPr>
              <w:fldChar w:fldCharType="begin"/>
            </w:r>
            <w:r>
              <w:rPr>
                <w:noProof/>
                <w:webHidden/>
              </w:rPr>
              <w:instrText xml:space="preserve"> PAGEREF _Toc42003151 \h </w:instrText>
            </w:r>
            <w:r>
              <w:rPr>
                <w:noProof/>
                <w:webHidden/>
              </w:rPr>
            </w:r>
            <w:r>
              <w:rPr>
                <w:noProof/>
                <w:webHidden/>
              </w:rPr>
              <w:fldChar w:fldCharType="separate"/>
            </w:r>
            <w:r>
              <w:rPr>
                <w:noProof/>
                <w:webHidden/>
              </w:rPr>
              <w:t>17</w:t>
            </w:r>
            <w:r>
              <w:rPr>
                <w:noProof/>
                <w:webHidden/>
              </w:rPr>
              <w:fldChar w:fldCharType="end"/>
            </w:r>
          </w:hyperlink>
        </w:p>
        <w:p w14:paraId="4C75DCFC" w14:textId="77777777" w:rsidR="002507F4" w:rsidRDefault="002507F4" w:rsidP="002507F4">
          <w:pPr>
            <w:pStyle w:val="TDC2"/>
            <w:tabs>
              <w:tab w:val="right" w:leader="dot" w:pos="8494"/>
            </w:tabs>
            <w:rPr>
              <w:rFonts w:eastAsiaTheme="minorEastAsia"/>
              <w:noProof/>
              <w:lang w:eastAsia="es-ES"/>
            </w:rPr>
          </w:pPr>
          <w:hyperlink w:anchor="_Toc42003152" w:history="1">
            <w:r w:rsidRPr="00BA1E0B">
              <w:rPr>
                <w:rStyle w:val="Hipervnculo"/>
                <w:noProof/>
              </w:rPr>
              <w:t>JSON</w:t>
            </w:r>
            <w:r>
              <w:rPr>
                <w:noProof/>
                <w:webHidden/>
              </w:rPr>
              <w:tab/>
            </w:r>
            <w:r>
              <w:rPr>
                <w:noProof/>
                <w:webHidden/>
              </w:rPr>
              <w:fldChar w:fldCharType="begin"/>
            </w:r>
            <w:r>
              <w:rPr>
                <w:noProof/>
                <w:webHidden/>
              </w:rPr>
              <w:instrText xml:space="preserve"> PAGEREF _Toc42003152 \h </w:instrText>
            </w:r>
            <w:r>
              <w:rPr>
                <w:noProof/>
                <w:webHidden/>
              </w:rPr>
            </w:r>
            <w:r>
              <w:rPr>
                <w:noProof/>
                <w:webHidden/>
              </w:rPr>
              <w:fldChar w:fldCharType="separate"/>
            </w:r>
            <w:r>
              <w:rPr>
                <w:noProof/>
                <w:webHidden/>
              </w:rPr>
              <w:t>19</w:t>
            </w:r>
            <w:r>
              <w:rPr>
                <w:noProof/>
                <w:webHidden/>
              </w:rPr>
              <w:fldChar w:fldCharType="end"/>
            </w:r>
          </w:hyperlink>
        </w:p>
        <w:p w14:paraId="60AB9692" w14:textId="77777777" w:rsidR="002507F4" w:rsidRDefault="002507F4" w:rsidP="002507F4">
          <w:pPr>
            <w:pStyle w:val="TDC2"/>
            <w:tabs>
              <w:tab w:val="right" w:leader="dot" w:pos="8494"/>
            </w:tabs>
            <w:rPr>
              <w:rFonts w:eastAsiaTheme="minorEastAsia"/>
              <w:noProof/>
              <w:lang w:eastAsia="es-ES"/>
            </w:rPr>
          </w:pPr>
          <w:hyperlink w:anchor="_Toc42003153" w:history="1">
            <w:r w:rsidRPr="00BA1E0B">
              <w:rPr>
                <w:rStyle w:val="Hipervnculo"/>
                <w:noProof/>
              </w:rPr>
              <w:t>UserControls</w:t>
            </w:r>
            <w:r>
              <w:rPr>
                <w:noProof/>
                <w:webHidden/>
              </w:rPr>
              <w:tab/>
            </w:r>
            <w:r>
              <w:rPr>
                <w:noProof/>
                <w:webHidden/>
              </w:rPr>
              <w:fldChar w:fldCharType="begin"/>
            </w:r>
            <w:r>
              <w:rPr>
                <w:noProof/>
                <w:webHidden/>
              </w:rPr>
              <w:instrText xml:space="preserve"> PAGEREF _Toc42003153 \h </w:instrText>
            </w:r>
            <w:r>
              <w:rPr>
                <w:noProof/>
                <w:webHidden/>
              </w:rPr>
            </w:r>
            <w:r>
              <w:rPr>
                <w:noProof/>
                <w:webHidden/>
              </w:rPr>
              <w:fldChar w:fldCharType="separate"/>
            </w:r>
            <w:r>
              <w:rPr>
                <w:noProof/>
                <w:webHidden/>
              </w:rPr>
              <w:t>20</w:t>
            </w:r>
            <w:r>
              <w:rPr>
                <w:noProof/>
                <w:webHidden/>
              </w:rPr>
              <w:fldChar w:fldCharType="end"/>
            </w:r>
          </w:hyperlink>
        </w:p>
        <w:p w14:paraId="31BC55E0" w14:textId="77777777" w:rsidR="002507F4" w:rsidRDefault="002507F4" w:rsidP="002507F4">
          <w:pPr>
            <w:pStyle w:val="TDC2"/>
            <w:tabs>
              <w:tab w:val="right" w:leader="dot" w:pos="8494"/>
            </w:tabs>
            <w:rPr>
              <w:rFonts w:eastAsiaTheme="minorEastAsia"/>
              <w:noProof/>
              <w:lang w:eastAsia="es-ES"/>
            </w:rPr>
          </w:pPr>
          <w:hyperlink w:anchor="_Toc42003154" w:history="1">
            <w:r w:rsidRPr="00BA1E0B">
              <w:rPr>
                <w:rStyle w:val="Hipervnculo"/>
                <w:noProof/>
              </w:rPr>
              <w:t>Crear Botones</w:t>
            </w:r>
            <w:r>
              <w:rPr>
                <w:noProof/>
                <w:webHidden/>
              </w:rPr>
              <w:tab/>
            </w:r>
            <w:r>
              <w:rPr>
                <w:noProof/>
                <w:webHidden/>
              </w:rPr>
              <w:fldChar w:fldCharType="begin"/>
            </w:r>
            <w:r>
              <w:rPr>
                <w:noProof/>
                <w:webHidden/>
              </w:rPr>
              <w:instrText xml:space="preserve"> PAGEREF _Toc42003154 \h </w:instrText>
            </w:r>
            <w:r>
              <w:rPr>
                <w:noProof/>
                <w:webHidden/>
              </w:rPr>
            </w:r>
            <w:r>
              <w:rPr>
                <w:noProof/>
                <w:webHidden/>
              </w:rPr>
              <w:fldChar w:fldCharType="separate"/>
            </w:r>
            <w:r>
              <w:rPr>
                <w:noProof/>
                <w:webHidden/>
              </w:rPr>
              <w:t>20</w:t>
            </w:r>
            <w:r>
              <w:rPr>
                <w:noProof/>
                <w:webHidden/>
              </w:rPr>
              <w:fldChar w:fldCharType="end"/>
            </w:r>
          </w:hyperlink>
        </w:p>
        <w:p w14:paraId="21374F5D" w14:textId="77777777" w:rsidR="002507F4" w:rsidRDefault="002507F4" w:rsidP="002507F4">
          <w:pPr>
            <w:pStyle w:val="TDC2"/>
            <w:tabs>
              <w:tab w:val="right" w:leader="dot" w:pos="8494"/>
            </w:tabs>
            <w:rPr>
              <w:rFonts w:eastAsiaTheme="minorEastAsia"/>
              <w:noProof/>
              <w:lang w:eastAsia="es-ES"/>
            </w:rPr>
          </w:pPr>
          <w:hyperlink w:anchor="_Toc42003155" w:history="1">
            <w:r w:rsidRPr="00BA1E0B">
              <w:rPr>
                <w:rStyle w:val="Hipervnculo"/>
                <w:noProof/>
              </w:rPr>
              <w:t>VirtualGrid y GridView</w:t>
            </w:r>
            <w:r>
              <w:rPr>
                <w:noProof/>
                <w:webHidden/>
              </w:rPr>
              <w:tab/>
            </w:r>
            <w:r>
              <w:rPr>
                <w:noProof/>
                <w:webHidden/>
              </w:rPr>
              <w:fldChar w:fldCharType="begin"/>
            </w:r>
            <w:r>
              <w:rPr>
                <w:noProof/>
                <w:webHidden/>
              </w:rPr>
              <w:instrText xml:space="preserve"> PAGEREF _Toc42003155 \h </w:instrText>
            </w:r>
            <w:r>
              <w:rPr>
                <w:noProof/>
                <w:webHidden/>
              </w:rPr>
            </w:r>
            <w:r>
              <w:rPr>
                <w:noProof/>
                <w:webHidden/>
              </w:rPr>
              <w:fldChar w:fldCharType="separate"/>
            </w:r>
            <w:r>
              <w:rPr>
                <w:noProof/>
                <w:webHidden/>
              </w:rPr>
              <w:t>20</w:t>
            </w:r>
            <w:r>
              <w:rPr>
                <w:noProof/>
                <w:webHidden/>
              </w:rPr>
              <w:fldChar w:fldCharType="end"/>
            </w:r>
          </w:hyperlink>
        </w:p>
        <w:p w14:paraId="61EC6638" w14:textId="77777777" w:rsidR="002507F4" w:rsidRDefault="002507F4" w:rsidP="002507F4">
          <w:pPr>
            <w:pStyle w:val="TDC2"/>
            <w:tabs>
              <w:tab w:val="right" w:leader="dot" w:pos="8494"/>
            </w:tabs>
            <w:rPr>
              <w:rFonts w:eastAsiaTheme="minorEastAsia"/>
              <w:noProof/>
              <w:lang w:eastAsia="es-ES"/>
            </w:rPr>
          </w:pPr>
          <w:hyperlink w:anchor="_Toc42003156" w:history="1">
            <w:r w:rsidRPr="00BA1E0B">
              <w:rPr>
                <w:rStyle w:val="Hipervnculo"/>
                <w:noProof/>
              </w:rPr>
              <w:t>Operaciones específicas en VirtualGrid</w:t>
            </w:r>
            <w:r>
              <w:rPr>
                <w:noProof/>
                <w:webHidden/>
              </w:rPr>
              <w:tab/>
            </w:r>
            <w:r>
              <w:rPr>
                <w:noProof/>
                <w:webHidden/>
              </w:rPr>
              <w:fldChar w:fldCharType="begin"/>
            </w:r>
            <w:r>
              <w:rPr>
                <w:noProof/>
                <w:webHidden/>
              </w:rPr>
              <w:instrText xml:space="preserve"> PAGEREF _Toc42003156 \h </w:instrText>
            </w:r>
            <w:r>
              <w:rPr>
                <w:noProof/>
                <w:webHidden/>
              </w:rPr>
            </w:r>
            <w:r>
              <w:rPr>
                <w:noProof/>
                <w:webHidden/>
              </w:rPr>
              <w:fldChar w:fldCharType="separate"/>
            </w:r>
            <w:r>
              <w:rPr>
                <w:noProof/>
                <w:webHidden/>
              </w:rPr>
              <w:t>21</w:t>
            </w:r>
            <w:r>
              <w:rPr>
                <w:noProof/>
                <w:webHidden/>
              </w:rPr>
              <w:fldChar w:fldCharType="end"/>
            </w:r>
          </w:hyperlink>
        </w:p>
        <w:p w14:paraId="451A5E77" w14:textId="77777777" w:rsidR="002507F4" w:rsidRDefault="002507F4" w:rsidP="002507F4">
          <w:pPr>
            <w:pStyle w:val="TDC2"/>
            <w:tabs>
              <w:tab w:val="right" w:leader="dot" w:pos="8494"/>
            </w:tabs>
            <w:rPr>
              <w:rFonts w:eastAsiaTheme="minorEastAsia"/>
              <w:noProof/>
              <w:lang w:eastAsia="es-ES"/>
            </w:rPr>
          </w:pPr>
          <w:hyperlink w:anchor="_Toc42003157" w:history="1">
            <w:r w:rsidRPr="00BA1E0B">
              <w:rPr>
                <w:rStyle w:val="Hipervnculo"/>
                <w:noProof/>
              </w:rPr>
              <w:t>Operaciones específicas en GridView</w:t>
            </w:r>
            <w:r>
              <w:rPr>
                <w:noProof/>
                <w:webHidden/>
              </w:rPr>
              <w:tab/>
            </w:r>
            <w:r>
              <w:rPr>
                <w:noProof/>
                <w:webHidden/>
              </w:rPr>
              <w:fldChar w:fldCharType="begin"/>
            </w:r>
            <w:r>
              <w:rPr>
                <w:noProof/>
                <w:webHidden/>
              </w:rPr>
              <w:instrText xml:space="preserve"> PAGEREF _Toc42003157 \h </w:instrText>
            </w:r>
            <w:r>
              <w:rPr>
                <w:noProof/>
                <w:webHidden/>
              </w:rPr>
            </w:r>
            <w:r>
              <w:rPr>
                <w:noProof/>
                <w:webHidden/>
              </w:rPr>
              <w:fldChar w:fldCharType="separate"/>
            </w:r>
            <w:r>
              <w:rPr>
                <w:noProof/>
                <w:webHidden/>
              </w:rPr>
              <w:t>22</w:t>
            </w:r>
            <w:r>
              <w:rPr>
                <w:noProof/>
                <w:webHidden/>
              </w:rPr>
              <w:fldChar w:fldCharType="end"/>
            </w:r>
          </w:hyperlink>
        </w:p>
        <w:p w14:paraId="1FA6D931" w14:textId="77777777" w:rsidR="002507F4" w:rsidRDefault="002507F4" w:rsidP="002507F4">
          <w:pPr>
            <w:pStyle w:val="TDC2"/>
            <w:tabs>
              <w:tab w:val="right" w:leader="dot" w:pos="8494"/>
            </w:tabs>
            <w:rPr>
              <w:rFonts w:eastAsiaTheme="minorEastAsia"/>
              <w:noProof/>
              <w:lang w:eastAsia="es-ES"/>
            </w:rPr>
          </w:pPr>
          <w:hyperlink w:anchor="_Toc42003158" w:history="1">
            <w:r w:rsidRPr="00BA1E0B">
              <w:rPr>
                <w:rStyle w:val="Hipervnculo"/>
                <w:noProof/>
              </w:rPr>
              <w:t>WaitingBar y BackgroundWorkers</w:t>
            </w:r>
            <w:r>
              <w:rPr>
                <w:noProof/>
                <w:webHidden/>
              </w:rPr>
              <w:tab/>
            </w:r>
            <w:r>
              <w:rPr>
                <w:noProof/>
                <w:webHidden/>
              </w:rPr>
              <w:fldChar w:fldCharType="begin"/>
            </w:r>
            <w:r>
              <w:rPr>
                <w:noProof/>
                <w:webHidden/>
              </w:rPr>
              <w:instrText xml:space="preserve"> PAGEREF _Toc42003158 \h </w:instrText>
            </w:r>
            <w:r>
              <w:rPr>
                <w:noProof/>
                <w:webHidden/>
              </w:rPr>
            </w:r>
            <w:r>
              <w:rPr>
                <w:noProof/>
                <w:webHidden/>
              </w:rPr>
              <w:fldChar w:fldCharType="separate"/>
            </w:r>
            <w:r>
              <w:rPr>
                <w:noProof/>
                <w:webHidden/>
              </w:rPr>
              <w:t>23</w:t>
            </w:r>
            <w:r>
              <w:rPr>
                <w:noProof/>
                <w:webHidden/>
              </w:rPr>
              <w:fldChar w:fldCharType="end"/>
            </w:r>
          </w:hyperlink>
        </w:p>
        <w:p w14:paraId="5EE6FE19" w14:textId="77777777" w:rsidR="002507F4" w:rsidRDefault="002507F4" w:rsidP="002507F4">
          <w:pPr>
            <w:pStyle w:val="TDC2"/>
            <w:tabs>
              <w:tab w:val="right" w:leader="dot" w:pos="8494"/>
            </w:tabs>
            <w:rPr>
              <w:rFonts w:eastAsiaTheme="minorEastAsia"/>
              <w:noProof/>
              <w:lang w:eastAsia="es-ES"/>
            </w:rPr>
          </w:pPr>
          <w:hyperlink w:anchor="_Toc42003159" w:history="1">
            <w:r w:rsidRPr="00BA1E0B">
              <w:rPr>
                <w:rStyle w:val="Hipervnculo"/>
                <w:noProof/>
              </w:rPr>
              <w:t>BaseGridControl</w:t>
            </w:r>
            <w:r>
              <w:rPr>
                <w:noProof/>
                <w:webHidden/>
              </w:rPr>
              <w:tab/>
            </w:r>
            <w:r>
              <w:rPr>
                <w:noProof/>
                <w:webHidden/>
              </w:rPr>
              <w:fldChar w:fldCharType="begin"/>
            </w:r>
            <w:r>
              <w:rPr>
                <w:noProof/>
                <w:webHidden/>
              </w:rPr>
              <w:instrText xml:space="preserve"> PAGEREF _Toc42003159 \h </w:instrText>
            </w:r>
            <w:r>
              <w:rPr>
                <w:noProof/>
                <w:webHidden/>
              </w:rPr>
            </w:r>
            <w:r>
              <w:rPr>
                <w:noProof/>
                <w:webHidden/>
              </w:rPr>
              <w:fldChar w:fldCharType="separate"/>
            </w:r>
            <w:r>
              <w:rPr>
                <w:noProof/>
                <w:webHidden/>
              </w:rPr>
              <w:t>24</w:t>
            </w:r>
            <w:r>
              <w:rPr>
                <w:noProof/>
                <w:webHidden/>
              </w:rPr>
              <w:fldChar w:fldCharType="end"/>
            </w:r>
          </w:hyperlink>
        </w:p>
        <w:p w14:paraId="5EAEE1FE" w14:textId="77777777" w:rsidR="002507F4" w:rsidRDefault="002507F4" w:rsidP="002507F4">
          <w:pPr>
            <w:pStyle w:val="TDC2"/>
            <w:tabs>
              <w:tab w:val="right" w:leader="dot" w:pos="8494"/>
            </w:tabs>
            <w:rPr>
              <w:rFonts w:eastAsiaTheme="minorEastAsia"/>
              <w:noProof/>
              <w:lang w:eastAsia="es-ES"/>
            </w:rPr>
          </w:pPr>
          <w:hyperlink w:anchor="_Toc42003160" w:history="1">
            <w:r w:rsidRPr="00BA1E0B">
              <w:rPr>
                <w:rStyle w:val="Hipervnculo"/>
                <w:noProof/>
              </w:rPr>
              <w:t>SFDetalles</w:t>
            </w:r>
            <w:r>
              <w:rPr>
                <w:noProof/>
                <w:webHidden/>
              </w:rPr>
              <w:tab/>
            </w:r>
            <w:r>
              <w:rPr>
                <w:noProof/>
                <w:webHidden/>
              </w:rPr>
              <w:fldChar w:fldCharType="begin"/>
            </w:r>
            <w:r>
              <w:rPr>
                <w:noProof/>
                <w:webHidden/>
              </w:rPr>
              <w:instrText xml:space="preserve"> PAGEREF _Toc42003160 \h </w:instrText>
            </w:r>
            <w:r>
              <w:rPr>
                <w:noProof/>
                <w:webHidden/>
              </w:rPr>
            </w:r>
            <w:r>
              <w:rPr>
                <w:noProof/>
                <w:webHidden/>
              </w:rPr>
              <w:fldChar w:fldCharType="separate"/>
            </w:r>
            <w:r>
              <w:rPr>
                <w:noProof/>
                <w:webHidden/>
              </w:rPr>
              <w:t>25</w:t>
            </w:r>
            <w:r>
              <w:rPr>
                <w:noProof/>
                <w:webHidden/>
              </w:rPr>
              <w:fldChar w:fldCharType="end"/>
            </w:r>
          </w:hyperlink>
        </w:p>
        <w:p w14:paraId="7620B01A" w14:textId="77777777" w:rsidR="002507F4" w:rsidRDefault="002507F4" w:rsidP="002507F4">
          <w:pPr>
            <w:pStyle w:val="TDC2"/>
            <w:tabs>
              <w:tab w:val="right" w:leader="dot" w:pos="8494"/>
            </w:tabs>
            <w:rPr>
              <w:rFonts w:eastAsiaTheme="minorEastAsia"/>
              <w:noProof/>
              <w:lang w:eastAsia="es-ES"/>
            </w:rPr>
          </w:pPr>
          <w:hyperlink w:anchor="_Toc42003161" w:history="1">
            <w:r w:rsidRPr="00BA1E0B">
              <w:rPr>
                <w:rStyle w:val="Hipervnculo"/>
                <w:noProof/>
              </w:rPr>
              <w:t>DataDialog</w:t>
            </w:r>
            <w:r>
              <w:rPr>
                <w:noProof/>
                <w:webHidden/>
              </w:rPr>
              <w:tab/>
            </w:r>
            <w:r>
              <w:rPr>
                <w:noProof/>
                <w:webHidden/>
              </w:rPr>
              <w:fldChar w:fldCharType="begin"/>
            </w:r>
            <w:r>
              <w:rPr>
                <w:noProof/>
                <w:webHidden/>
              </w:rPr>
              <w:instrText xml:space="preserve"> PAGEREF _Toc42003161 \h </w:instrText>
            </w:r>
            <w:r>
              <w:rPr>
                <w:noProof/>
                <w:webHidden/>
              </w:rPr>
            </w:r>
            <w:r>
              <w:rPr>
                <w:noProof/>
                <w:webHidden/>
              </w:rPr>
              <w:fldChar w:fldCharType="separate"/>
            </w:r>
            <w:r>
              <w:rPr>
                <w:noProof/>
                <w:webHidden/>
              </w:rPr>
              <w:t>25</w:t>
            </w:r>
            <w:r>
              <w:rPr>
                <w:noProof/>
                <w:webHidden/>
              </w:rPr>
              <w:fldChar w:fldCharType="end"/>
            </w:r>
          </w:hyperlink>
        </w:p>
        <w:p w14:paraId="5F10C5B0" w14:textId="77777777" w:rsidR="002507F4" w:rsidRDefault="002507F4" w:rsidP="002507F4">
          <w:pPr>
            <w:pStyle w:val="TDC2"/>
            <w:tabs>
              <w:tab w:val="right" w:leader="dot" w:pos="8494"/>
            </w:tabs>
            <w:rPr>
              <w:rFonts w:eastAsiaTheme="minorEastAsia"/>
              <w:noProof/>
              <w:lang w:eastAsia="es-ES"/>
            </w:rPr>
          </w:pPr>
          <w:hyperlink w:anchor="_Toc42003162" w:history="1">
            <w:r w:rsidRPr="00BA1E0B">
              <w:rPr>
                <w:rStyle w:val="Hipervnculo"/>
                <w:noProof/>
              </w:rPr>
              <w:t>Pedir datos a SQL</w:t>
            </w:r>
            <w:r>
              <w:rPr>
                <w:noProof/>
                <w:webHidden/>
              </w:rPr>
              <w:tab/>
            </w:r>
            <w:r>
              <w:rPr>
                <w:noProof/>
                <w:webHidden/>
              </w:rPr>
              <w:fldChar w:fldCharType="begin"/>
            </w:r>
            <w:r>
              <w:rPr>
                <w:noProof/>
                <w:webHidden/>
              </w:rPr>
              <w:instrText xml:space="preserve"> PAGEREF _Toc42003162 \h </w:instrText>
            </w:r>
            <w:r>
              <w:rPr>
                <w:noProof/>
                <w:webHidden/>
              </w:rPr>
            </w:r>
            <w:r>
              <w:rPr>
                <w:noProof/>
                <w:webHidden/>
              </w:rPr>
              <w:fldChar w:fldCharType="separate"/>
            </w:r>
            <w:r>
              <w:rPr>
                <w:noProof/>
                <w:webHidden/>
              </w:rPr>
              <w:t>25</w:t>
            </w:r>
            <w:r>
              <w:rPr>
                <w:noProof/>
                <w:webHidden/>
              </w:rPr>
              <w:fldChar w:fldCharType="end"/>
            </w:r>
          </w:hyperlink>
        </w:p>
        <w:p w14:paraId="217CCEAD" w14:textId="77777777" w:rsidR="002507F4" w:rsidRDefault="002507F4" w:rsidP="002507F4">
          <w:pPr>
            <w:pStyle w:val="TDC3"/>
            <w:tabs>
              <w:tab w:val="right" w:leader="dot" w:pos="8494"/>
            </w:tabs>
            <w:rPr>
              <w:rFonts w:eastAsiaTheme="minorEastAsia"/>
              <w:noProof/>
              <w:lang w:eastAsia="es-ES"/>
            </w:rPr>
          </w:pPr>
          <w:hyperlink w:anchor="_Toc42003163" w:history="1">
            <w:r w:rsidRPr="00BA1E0B">
              <w:rPr>
                <w:rStyle w:val="Hipervnculo"/>
                <w:noProof/>
              </w:rPr>
              <w:t>Business</w:t>
            </w:r>
            <w:r>
              <w:rPr>
                <w:noProof/>
                <w:webHidden/>
              </w:rPr>
              <w:tab/>
            </w:r>
            <w:r>
              <w:rPr>
                <w:noProof/>
                <w:webHidden/>
              </w:rPr>
              <w:fldChar w:fldCharType="begin"/>
            </w:r>
            <w:r>
              <w:rPr>
                <w:noProof/>
                <w:webHidden/>
              </w:rPr>
              <w:instrText xml:space="preserve"> PAGEREF _Toc42003163 \h </w:instrText>
            </w:r>
            <w:r>
              <w:rPr>
                <w:noProof/>
                <w:webHidden/>
              </w:rPr>
            </w:r>
            <w:r>
              <w:rPr>
                <w:noProof/>
                <w:webHidden/>
              </w:rPr>
              <w:fldChar w:fldCharType="separate"/>
            </w:r>
            <w:r>
              <w:rPr>
                <w:noProof/>
                <w:webHidden/>
              </w:rPr>
              <w:t>25</w:t>
            </w:r>
            <w:r>
              <w:rPr>
                <w:noProof/>
                <w:webHidden/>
              </w:rPr>
              <w:fldChar w:fldCharType="end"/>
            </w:r>
          </w:hyperlink>
        </w:p>
        <w:p w14:paraId="4C117F3D" w14:textId="77777777" w:rsidR="002507F4" w:rsidRDefault="002507F4" w:rsidP="002507F4">
          <w:pPr>
            <w:pStyle w:val="TDC3"/>
            <w:tabs>
              <w:tab w:val="right" w:leader="dot" w:pos="8494"/>
            </w:tabs>
            <w:rPr>
              <w:rFonts w:eastAsiaTheme="minorEastAsia"/>
              <w:noProof/>
              <w:lang w:eastAsia="es-ES"/>
            </w:rPr>
          </w:pPr>
          <w:hyperlink w:anchor="_Toc42003164" w:history="1">
            <w:r w:rsidRPr="00BA1E0B">
              <w:rPr>
                <w:rStyle w:val="Hipervnculo"/>
                <w:noProof/>
              </w:rPr>
              <w:t>DataAccess</w:t>
            </w:r>
            <w:r>
              <w:rPr>
                <w:noProof/>
                <w:webHidden/>
              </w:rPr>
              <w:tab/>
            </w:r>
            <w:r>
              <w:rPr>
                <w:noProof/>
                <w:webHidden/>
              </w:rPr>
              <w:fldChar w:fldCharType="begin"/>
            </w:r>
            <w:r>
              <w:rPr>
                <w:noProof/>
                <w:webHidden/>
              </w:rPr>
              <w:instrText xml:space="preserve"> PAGEREF _Toc42003164 \h </w:instrText>
            </w:r>
            <w:r>
              <w:rPr>
                <w:noProof/>
                <w:webHidden/>
              </w:rPr>
            </w:r>
            <w:r>
              <w:rPr>
                <w:noProof/>
                <w:webHidden/>
              </w:rPr>
              <w:fldChar w:fldCharType="separate"/>
            </w:r>
            <w:r>
              <w:rPr>
                <w:noProof/>
                <w:webHidden/>
              </w:rPr>
              <w:t>25</w:t>
            </w:r>
            <w:r>
              <w:rPr>
                <w:noProof/>
                <w:webHidden/>
              </w:rPr>
              <w:fldChar w:fldCharType="end"/>
            </w:r>
          </w:hyperlink>
        </w:p>
        <w:p w14:paraId="564B306F" w14:textId="77777777" w:rsidR="002507F4" w:rsidRDefault="002507F4" w:rsidP="002507F4">
          <w:pPr>
            <w:pStyle w:val="TDC2"/>
            <w:tabs>
              <w:tab w:val="right" w:leader="dot" w:pos="8494"/>
            </w:tabs>
            <w:rPr>
              <w:rFonts w:eastAsiaTheme="minorEastAsia"/>
              <w:noProof/>
              <w:lang w:eastAsia="es-ES"/>
            </w:rPr>
          </w:pPr>
          <w:hyperlink w:anchor="_Toc42003165" w:history="1">
            <w:r w:rsidRPr="00BA1E0B">
              <w:rPr>
                <w:rStyle w:val="Hipervnculo"/>
                <w:noProof/>
              </w:rPr>
              <w:t>ConexionSQL</w:t>
            </w:r>
            <w:r>
              <w:rPr>
                <w:noProof/>
                <w:webHidden/>
              </w:rPr>
              <w:tab/>
            </w:r>
            <w:r>
              <w:rPr>
                <w:noProof/>
                <w:webHidden/>
              </w:rPr>
              <w:fldChar w:fldCharType="begin"/>
            </w:r>
            <w:r>
              <w:rPr>
                <w:noProof/>
                <w:webHidden/>
              </w:rPr>
              <w:instrText xml:space="preserve"> PAGEREF _Toc42003165 \h </w:instrText>
            </w:r>
            <w:r>
              <w:rPr>
                <w:noProof/>
                <w:webHidden/>
              </w:rPr>
            </w:r>
            <w:r>
              <w:rPr>
                <w:noProof/>
                <w:webHidden/>
              </w:rPr>
              <w:fldChar w:fldCharType="separate"/>
            </w:r>
            <w:r>
              <w:rPr>
                <w:noProof/>
                <w:webHidden/>
              </w:rPr>
              <w:t>25</w:t>
            </w:r>
            <w:r>
              <w:rPr>
                <w:noProof/>
                <w:webHidden/>
              </w:rPr>
              <w:fldChar w:fldCharType="end"/>
            </w:r>
          </w:hyperlink>
        </w:p>
        <w:p w14:paraId="1D8DF408" w14:textId="77777777" w:rsidR="002507F4" w:rsidRDefault="002507F4" w:rsidP="002507F4">
          <w:pPr>
            <w:pStyle w:val="TDC2"/>
            <w:tabs>
              <w:tab w:val="right" w:leader="dot" w:pos="8494"/>
            </w:tabs>
            <w:rPr>
              <w:rFonts w:eastAsiaTheme="minorEastAsia"/>
              <w:noProof/>
              <w:lang w:eastAsia="es-ES"/>
            </w:rPr>
          </w:pPr>
          <w:hyperlink w:anchor="_Toc42003166" w:history="1">
            <w:r w:rsidRPr="00BA1E0B">
              <w:rPr>
                <w:rStyle w:val="Hipervnculo"/>
                <w:noProof/>
              </w:rPr>
              <w:t>El esquema</w:t>
            </w:r>
            <w:r>
              <w:rPr>
                <w:noProof/>
                <w:webHidden/>
              </w:rPr>
              <w:tab/>
            </w:r>
            <w:r>
              <w:rPr>
                <w:noProof/>
                <w:webHidden/>
              </w:rPr>
              <w:fldChar w:fldCharType="begin"/>
            </w:r>
            <w:r>
              <w:rPr>
                <w:noProof/>
                <w:webHidden/>
              </w:rPr>
              <w:instrText xml:space="preserve"> PAGEREF _Toc42003166 \h </w:instrText>
            </w:r>
            <w:r>
              <w:rPr>
                <w:noProof/>
                <w:webHidden/>
              </w:rPr>
            </w:r>
            <w:r>
              <w:rPr>
                <w:noProof/>
                <w:webHidden/>
              </w:rPr>
              <w:fldChar w:fldCharType="separate"/>
            </w:r>
            <w:r>
              <w:rPr>
                <w:noProof/>
                <w:webHidden/>
              </w:rPr>
              <w:t>30</w:t>
            </w:r>
            <w:r>
              <w:rPr>
                <w:noProof/>
                <w:webHidden/>
              </w:rPr>
              <w:fldChar w:fldCharType="end"/>
            </w:r>
          </w:hyperlink>
        </w:p>
        <w:p w14:paraId="69D7AB59" w14:textId="77777777" w:rsidR="002507F4" w:rsidRDefault="002507F4" w:rsidP="002507F4">
          <w:pPr>
            <w:pStyle w:val="TDC2"/>
            <w:tabs>
              <w:tab w:val="right" w:leader="dot" w:pos="8494"/>
            </w:tabs>
            <w:rPr>
              <w:rFonts w:eastAsiaTheme="minorEastAsia"/>
              <w:noProof/>
              <w:lang w:eastAsia="es-ES"/>
            </w:rPr>
          </w:pPr>
          <w:hyperlink w:anchor="_Toc42003167" w:history="1">
            <w:r w:rsidRPr="00BA1E0B">
              <w:rPr>
                <w:rStyle w:val="Hipervnculo"/>
                <w:noProof/>
              </w:rPr>
              <w:t>Jerarquía Estandard</w:t>
            </w:r>
            <w:r>
              <w:rPr>
                <w:noProof/>
                <w:webHidden/>
              </w:rPr>
              <w:tab/>
            </w:r>
            <w:r>
              <w:rPr>
                <w:noProof/>
                <w:webHidden/>
              </w:rPr>
              <w:fldChar w:fldCharType="begin"/>
            </w:r>
            <w:r>
              <w:rPr>
                <w:noProof/>
                <w:webHidden/>
              </w:rPr>
              <w:instrText xml:space="preserve"> PAGEREF _Toc42003167 \h </w:instrText>
            </w:r>
            <w:r>
              <w:rPr>
                <w:noProof/>
                <w:webHidden/>
              </w:rPr>
            </w:r>
            <w:r>
              <w:rPr>
                <w:noProof/>
                <w:webHidden/>
              </w:rPr>
              <w:fldChar w:fldCharType="separate"/>
            </w:r>
            <w:r>
              <w:rPr>
                <w:noProof/>
                <w:webHidden/>
              </w:rPr>
              <w:t>31</w:t>
            </w:r>
            <w:r>
              <w:rPr>
                <w:noProof/>
                <w:webHidden/>
              </w:rPr>
              <w:fldChar w:fldCharType="end"/>
            </w:r>
          </w:hyperlink>
        </w:p>
        <w:p w14:paraId="11D56A60" w14:textId="77777777" w:rsidR="002507F4" w:rsidRDefault="002507F4" w:rsidP="002507F4">
          <w:pPr>
            <w:pStyle w:val="TDC2"/>
            <w:tabs>
              <w:tab w:val="right" w:leader="dot" w:pos="8494"/>
            </w:tabs>
            <w:rPr>
              <w:rFonts w:eastAsiaTheme="minorEastAsia"/>
              <w:noProof/>
              <w:lang w:eastAsia="es-ES"/>
            </w:rPr>
          </w:pPr>
          <w:hyperlink w:anchor="_Toc42003168" w:history="1">
            <w:r w:rsidRPr="00BA1E0B">
              <w:rPr>
                <w:rStyle w:val="Hipervnculo"/>
                <w:noProof/>
              </w:rPr>
              <w:t>Jerarquía On Demand</w:t>
            </w:r>
            <w:r>
              <w:rPr>
                <w:noProof/>
                <w:webHidden/>
              </w:rPr>
              <w:tab/>
            </w:r>
            <w:r>
              <w:rPr>
                <w:noProof/>
                <w:webHidden/>
              </w:rPr>
              <w:fldChar w:fldCharType="begin"/>
            </w:r>
            <w:r>
              <w:rPr>
                <w:noProof/>
                <w:webHidden/>
              </w:rPr>
              <w:instrText xml:space="preserve"> PAGEREF _Toc42003168 \h </w:instrText>
            </w:r>
            <w:r>
              <w:rPr>
                <w:noProof/>
                <w:webHidden/>
              </w:rPr>
            </w:r>
            <w:r>
              <w:rPr>
                <w:noProof/>
                <w:webHidden/>
              </w:rPr>
              <w:fldChar w:fldCharType="separate"/>
            </w:r>
            <w:r>
              <w:rPr>
                <w:noProof/>
                <w:webHidden/>
              </w:rPr>
              <w:t>32</w:t>
            </w:r>
            <w:r>
              <w:rPr>
                <w:noProof/>
                <w:webHidden/>
              </w:rPr>
              <w:fldChar w:fldCharType="end"/>
            </w:r>
          </w:hyperlink>
        </w:p>
        <w:p w14:paraId="435E8DB6" w14:textId="77777777" w:rsidR="002507F4" w:rsidRDefault="002507F4" w:rsidP="002507F4">
          <w:pPr>
            <w:pStyle w:val="TDC2"/>
            <w:tabs>
              <w:tab w:val="right" w:leader="dot" w:pos="8494"/>
            </w:tabs>
            <w:rPr>
              <w:rFonts w:eastAsiaTheme="minorEastAsia"/>
              <w:noProof/>
              <w:lang w:eastAsia="es-ES"/>
            </w:rPr>
          </w:pPr>
          <w:hyperlink w:anchor="_Toc42003169" w:history="1">
            <w:r w:rsidRPr="00BA1E0B">
              <w:rPr>
                <w:rStyle w:val="Hipervnculo"/>
                <w:noProof/>
                <w:lang w:val="en-US"/>
              </w:rPr>
              <w:t>RadProgressBar para columnas</w:t>
            </w:r>
            <w:r>
              <w:rPr>
                <w:noProof/>
                <w:webHidden/>
              </w:rPr>
              <w:tab/>
            </w:r>
            <w:r>
              <w:rPr>
                <w:noProof/>
                <w:webHidden/>
              </w:rPr>
              <w:fldChar w:fldCharType="begin"/>
            </w:r>
            <w:r>
              <w:rPr>
                <w:noProof/>
                <w:webHidden/>
              </w:rPr>
              <w:instrText xml:space="preserve"> PAGEREF _Toc42003169 \h </w:instrText>
            </w:r>
            <w:r>
              <w:rPr>
                <w:noProof/>
                <w:webHidden/>
              </w:rPr>
            </w:r>
            <w:r>
              <w:rPr>
                <w:noProof/>
                <w:webHidden/>
              </w:rPr>
              <w:fldChar w:fldCharType="separate"/>
            </w:r>
            <w:r>
              <w:rPr>
                <w:noProof/>
                <w:webHidden/>
              </w:rPr>
              <w:t>34</w:t>
            </w:r>
            <w:r>
              <w:rPr>
                <w:noProof/>
                <w:webHidden/>
              </w:rPr>
              <w:fldChar w:fldCharType="end"/>
            </w:r>
          </w:hyperlink>
        </w:p>
        <w:p w14:paraId="1D6F58BC" w14:textId="77777777" w:rsidR="002507F4" w:rsidRDefault="002507F4" w:rsidP="002507F4">
          <w:pPr>
            <w:pStyle w:val="TDC2"/>
            <w:tabs>
              <w:tab w:val="right" w:leader="dot" w:pos="8494"/>
            </w:tabs>
            <w:rPr>
              <w:rFonts w:eastAsiaTheme="minorEastAsia"/>
              <w:noProof/>
              <w:lang w:eastAsia="es-ES"/>
            </w:rPr>
          </w:pPr>
          <w:hyperlink w:anchor="_Toc42003170" w:history="1">
            <w:r w:rsidRPr="00BA1E0B">
              <w:rPr>
                <w:rStyle w:val="Hipervnculo"/>
                <w:noProof/>
              </w:rPr>
              <w:t>Árbol de nodos</w:t>
            </w:r>
            <w:r>
              <w:rPr>
                <w:noProof/>
                <w:webHidden/>
              </w:rPr>
              <w:tab/>
            </w:r>
            <w:r>
              <w:rPr>
                <w:noProof/>
                <w:webHidden/>
              </w:rPr>
              <w:fldChar w:fldCharType="begin"/>
            </w:r>
            <w:r>
              <w:rPr>
                <w:noProof/>
                <w:webHidden/>
              </w:rPr>
              <w:instrText xml:space="preserve"> PAGEREF _Toc42003170 \h </w:instrText>
            </w:r>
            <w:r>
              <w:rPr>
                <w:noProof/>
                <w:webHidden/>
              </w:rPr>
            </w:r>
            <w:r>
              <w:rPr>
                <w:noProof/>
                <w:webHidden/>
              </w:rPr>
              <w:fldChar w:fldCharType="separate"/>
            </w:r>
            <w:r>
              <w:rPr>
                <w:noProof/>
                <w:webHidden/>
              </w:rPr>
              <w:t>37</w:t>
            </w:r>
            <w:r>
              <w:rPr>
                <w:noProof/>
                <w:webHidden/>
              </w:rPr>
              <w:fldChar w:fldCharType="end"/>
            </w:r>
          </w:hyperlink>
        </w:p>
        <w:p w14:paraId="53ABE110" w14:textId="77777777" w:rsidR="002507F4" w:rsidRDefault="002507F4" w:rsidP="002507F4">
          <w:pPr>
            <w:pStyle w:val="TDC2"/>
            <w:tabs>
              <w:tab w:val="right" w:leader="dot" w:pos="8494"/>
            </w:tabs>
            <w:rPr>
              <w:rFonts w:eastAsiaTheme="minorEastAsia"/>
              <w:noProof/>
              <w:lang w:eastAsia="es-ES"/>
            </w:rPr>
          </w:pPr>
          <w:hyperlink w:anchor="_Toc42003171" w:history="1">
            <w:r w:rsidRPr="00BA1E0B">
              <w:rPr>
                <w:rStyle w:val="Hipervnculo"/>
                <w:noProof/>
              </w:rPr>
              <w:t>Lenguaje</w:t>
            </w:r>
            <w:r>
              <w:rPr>
                <w:noProof/>
                <w:webHidden/>
              </w:rPr>
              <w:tab/>
            </w:r>
            <w:r>
              <w:rPr>
                <w:noProof/>
                <w:webHidden/>
              </w:rPr>
              <w:fldChar w:fldCharType="begin"/>
            </w:r>
            <w:r>
              <w:rPr>
                <w:noProof/>
                <w:webHidden/>
              </w:rPr>
              <w:instrText xml:space="preserve"> PAGEREF _Toc42003171 \h </w:instrText>
            </w:r>
            <w:r>
              <w:rPr>
                <w:noProof/>
                <w:webHidden/>
              </w:rPr>
            </w:r>
            <w:r>
              <w:rPr>
                <w:noProof/>
                <w:webHidden/>
              </w:rPr>
              <w:fldChar w:fldCharType="separate"/>
            </w:r>
            <w:r>
              <w:rPr>
                <w:noProof/>
                <w:webHidden/>
              </w:rPr>
              <w:t>39</w:t>
            </w:r>
            <w:r>
              <w:rPr>
                <w:noProof/>
                <w:webHidden/>
              </w:rPr>
              <w:fldChar w:fldCharType="end"/>
            </w:r>
          </w:hyperlink>
        </w:p>
        <w:p w14:paraId="03E60892" w14:textId="77777777" w:rsidR="002507F4" w:rsidRDefault="002507F4" w:rsidP="002507F4">
          <w:pPr>
            <w:pStyle w:val="TDC2"/>
            <w:tabs>
              <w:tab w:val="right" w:leader="dot" w:pos="8494"/>
            </w:tabs>
            <w:rPr>
              <w:rFonts w:eastAsiaTheme="minorEastAsia"/>
              <w:noProof/>
              <w:lang w:eastAsia="es-ES"/>
            </w:rPr>
          </w:pPr>
          <w:hyperlink w:anchor="_Toc42003172" w:history="1">
            <w:r w:rsidRPr="00BA1E0B">
              <w:rPr>
                <w:rStyle w:val="Hipervnculo"/>
                <w:noProof/>
              </w:rPr>
              <w:t>Colores en celdas dependiendo de su valor</w:t>
            </w:r>
            <w:r>
              <w:rPr>
                <w:noProof/>
                <w:webHidden/>
              </w:rPr>
              <w:tab/>
            </w:r>
            <w:r>
              <w:rPr>
                <w:noProof/>
                <w:webHidden/>
              </w:rPr>
              <w:fldChar w:fldCharType="begin"/>
            </w:r>
            <w:r>
              <w:rPr>
                <w:noProof/>
                <w:webHidden/>
              </w:rPr>
              <w:instrText xml:space="preserve"> PAGEREF _Toc42003172 \h </w:instrText>
            </w:r>
            <w:r>
              <w:rPr>
                <w:noProof/>
                <w:webHidden/>
              </w:rPr>
            </w:r>
            <w:r>
              <w:rPr>
                <w:noProof/>
                <w:webHidden/>
              </w:rPr>
              <w:fldChar w:fldCharType="separate"/>
            </w:r>
            <w:r>
              <w:rPr>
                <w:noProof/>
                <w:webHidden/>
              </w:rPr>
              <w:t>40</w:t>
            </w:r>
            <w:r>
              <w:rPr>
                <w:noProof/>
                <w:webHidden/>
              </w:rPr>
              <w:fldChar w:fldCharType="end"/>
            </w:r>
          </w:hyperlink>
        </w:p>
        <w:p w14:paraId="2AE36FC7" w14:textId="77777777" w:rsidR="002507F4" w:rsidRDefault="002507F4" w:rsidP="002507F4">
          <w:pPr>
            <w:pStyle w:val="TDC2"/>
            <w:tabs>
              <w:tab w:val="right" w:leader="dot" w:pos="8494"/>
            </w:tabs>
            <w:rPr>
              <w:rFonts w:eastAsiaTheme="minorEastAsia"/>
              <w:noProof/>
              <w:lang w:eastAsia="es-ES"/>
            </w:rPr>
          </w:pPr>
          <w:hyperlink w:anchor="_Toc42003173" w:history="1">
            <w:r w:rsidRPr="00BA1E0B">
              <w:rPr>
                <w:rStyle w:val="Hipervnculo"/>
                <w:noProof/>
              </w:rPr>
              <w:t>Gestión de excepciones</w:t>
            </w:r>
            <w:r>
              <w:rPr>
                <w:noProof/>
                <w:webHidden/>
              </w:rPr>
              <w:tab/>
            </w:r>
            <w:r>
              <w:rPr>
                <w:noProof/>
                <w:webHidden/>
              </w:rPr>
              <w:fldChar w:fldCharType="begin"/>
            </w:r>
            <w:r>
              <w:rPr>
                <w:noProof/>
                <w:webHidden/>
              </w:rPr>
              <w:instrText xml:space="preserve"> PAGEREF _Toc42003173 \h </w:instrText>
            </w:r>
            <w:r>
              <w:rPr>
                <w:noProof/>
                <w:webHidden/>
              </w:rPr>
            </w:r>
            <w:r>
              <w:rPr>
                <w:noProof/>
                <w:webHidden/>
              </w:rPr>
              <w:fldChar w:fldCharType="separate"/>
            </w:r>
            <w:r>
              <w:rPr>
                <w:noProof/>
                <w:webHidden/>
              </w:rPr>
              <w:t>43</w:t>
            </w:r>
            <w:r>
              <w:rPr>
                <w:noProof/>
                <w:webHidden/>
              </w:rPr>
              <w:fldChar w:fldCharType="end"/>
            </w:r>
          </w:hyperlink>
        </w:p>
        <w:p w14:paraId="7243FB9C" w14:textId="77777777" w:rsidR="002507F4" w:rsidRDefault="002507F4" w:rsidP="002507F4">
          <w:pPr>
            <w:pStyle w:val="TDC2"/>
            <w:tabs>
              <w:tab w:val="right" w:leader="dot" w:pos="8494"/>
            </w:tabs>
            <w:rPr>
              <w:rFonts w:eastAsiaTheme="minorEastAsia"/>
              <w:noProof/>
              <w:lang w:eastAsia="es-ES"/>
            </w:rPr>
          </w:pPr>
          <w:hyperlink w:anchor="_Toc42003174" w:history="1">
            <w:r w:rsidRPr="00BA1E0B">
              <w:rPr>
                <w:rStyle w:val="Hipervnculo"/>
                <w:noProof/>
              </w:rPr>
              <w:t>Generar Versiones</w:t>
            </w:r>
            <w:r>
              <w:rPr>
                <w:noProof/>
                <w:webHidden/>
              </w:rPr>
              <w:tab/>
            </w:r>
            <w:r>
              <w:rPr>
                <w:noProof/>
                <w:webHidden/>
              </w:rPr>
              <w:fldChar w:fldCharType="begin"/>
            </w:r>
            <w:r>
              <w:rPr>
                <w:noProof/>
                <w:webHidden/>
              </w:rPr>
              <w:instrText xml:space="preserve"> PAGEREF _Toc42003174 \h </w:instrText>
            </w:r>
            <w:r>
              <w:rPr>
                <w:noProof/>
                <w:webHidden/>
              </w:rPr>
            </w:r>
            <w:r>
              <w:rPr>
                <w:noProof/>
                <w:webHidden/>
              </w:rPr>
              <w:fldChar w:fldCharType="separate"/>
            </w:r>
            <w:r>
              <w:rPr>
                <w:noProof/>
                <w:webHidden/>
              </w:rPr>
              <w:t>43</w:t>
            </w:r>
            <w:r>
              <w:rPr>
                <w:noProof/>
                <w:webHidden/>
              </w:rPr>
              <w:fldChar w:fldCharType="end"/>
            </w:r>
          </w:hyperlink>
        </w:p>
        <w:p w14:paraId="3518731A" w14:textId="77777777" w:rsidR="002507F4" w:rsidRDefault="002507F4" w:rsidP="002507F4">
          <w:pPr>
            <w:pStyle w:val="TDC2"/>
            <w:tabs>
              <w:tab w:val="right" w:leader="dot" w:pos="8494"/>
            </w:tabs>
            <w:rPr>
              <w:rFonts w:eastAsiaTheme="minorEastAsia"/>
              <w:noProof/>
              <w:lang w:eastAsia="es-ES"/>
            </w:rPr>
          </w:pPr>
          <w:hyperlink w:anchor="_Toc42003175" w:history="1">
            <w:r w:rsidRPr="00BA1E0B">
              <w:rPr>
                <w:rStyle w:val="Hipervnculo"/>
                <w:noProof/>
              </w:rPr>
              <w:t>Temas</w:t>
            </w:r>
            <w:r>
              <w:rPr>
                <w:noProof/>
                <w:webHidden/>
              </w:rPr>
              <w:tab/>
            </w:r>
            <w:r>
              <w:rPr>
                <w:noProof/>
                <w:webHidden/>
              </w:rPr>
              <w:fldChar w:fldCharType="begin"/>
            </w:r>
            <w:r>
              <w:rPr>
                <w:noProof/>
                <w:webHidden/>
              </w:rPr>
              <w:instrText xml:space="preserve"> PAGEREF _Toc42003175 \h </w:instrText>
            </w:r>
            <w:r>
              <w:rPr>
                <w:noProof/>
                <w:webHidden/>
              </w:rPr>
            </w:r>
            <w:r>
              <w:rPr>
                <w:noProof/>
                <w:webHidden/>
              </w:rPr>
              <w:fldChar w:fldCharType="separate"/>
            </w:r>
            <w:r>
              <w:rPr>
                <w:noProof/>
                <w:webHidden/>
              </w:rPr>
              <w:t>44</w:t>
            </w:r>
            <w:r>
              <w:rPr>
                <w:noProof/>
                <w:webHidden/>
              </w:rPr>
              <w:fldChar w:fldCharType="end"/>
            </w:r>
          </w:hyperlink>
        </w:p>
        <w:p w14:paraId="060487C9" w14:textId="77777777" w:rsidR="002507F4" w:rsidRDefault="002507F4" w:rsidP="002507F4">
          <w:pPr>
            <w:pStyle w:val="TDC2"/>
            <w:tabs>
              <w:tab w:val="right" w:leader="dot" w:pos="8494"/>
            </w:tabs>
            <w:rPr>
              <w:rFonts w:eastAsiaTheme="minorEastAsia"/>
              <w:noProof/>
              <w:lang w:eastAsia="es-ES"/>
            </w:rPr>
          </w:pPr>
          <w:hyperlink w:anchor="_Toc42003176" w:history="1">
            <w:r w:rsidRPr="00BA1E0B">
              <w:rPr>
                <w:rStyle w:val="Hipervnculo"/>
                <w:noProof/>
                <w:lang w:val="en-US"/>
              </w:rPr>
              <w:t>Summary Rows</w:t>
            </w:r>
            <w:r>
              <w:rPr>
                <w:noProof/>
                <w:webHidden/>
              </w:rPr>
              <w:tab/>
            </w:r>
            <w:r>
              <w:rPr>
                <w:noProof/>
                <w:webHidden/>
              </w:rPr>
              <w:fldChar w:fldCharType="begin"/>
            </w:r>
            <w:r>
              <w:rPr>
                <w:noProof/>
                <w:webHidden/>
              </w:rPr>
              <w:instrText xml:space="preserve"> PAGEREF _Toc42003176 \h </w:instrText>
            </w:r>
            <w:r>
              <w:rPr>
                <w:noProof/>
                <w:webHidden/>
              </w:rPr>
            </w:r>
            <w:r>
              <w:rPr>
                <w:noProof/>
                <w:webHidden/>
              </w:rPr>
              <w:fldChar w:fldCharType="separate"/>
            </w:r>
            <w:r>
              <w:rPr>
                <w:noProof/>
                <w:webHidden/>
              </w:rPr>
              <w:t>45</w:t>
            </w:r>
            <w:r>
              <w:rPr>
                <w:noProof/>
                <w:webHidden/>
              </w:rPr>
              <w:fldChar w:fldCharType="end"/>
            </w:r>
          </w:hyperlink>
        </w:p>
        <w:p w14:paraId="76D9ED9A" w14:textId="77777777" w:rsidR="002507F4" w:rsidRDefault="002507F4" w:rsidP="002507F4">
          <w:pPr>
            <w:pStyle w:val="TDC2"/>
            <w:tabs>
              <w:tab w:val="right" w:leader="dot" w:pos="8494"/>
            </w:tabs>
            <w:rPr>
              <w:rFonts w:eastAsiaTheme="minorEastAsia"/>
              <w:noProof/>
              <w:lang w:eastAsia="es-ES"/>
            </w:rPr>
          </w:pPr>
          <w:hyperlink w:anchor="_Toc42003177" w:history="1">
            <w:r w:rsidRPr="00BA1E0B">
              <w:rPr>
                <w:rStyle w:val="Hipervnculo"/>
                <w:noProof/>
              </w:rPr>
              <w:t>RadContextMenu</w:t>
            </w:r>
            <w:r>
              <w:rPr>
                <w:noProof/>
                <w:webHidden/>
              </w:rPr>
              <w:tab/>
            </w:r>
            <w:r>
              <w:rPr>
                <w:noProof/>
                <w:webHidden/>
              </w:rPr>
              <w:fldChar w:fldCharType="begin"/>
            </w:r>
            <w:r>
              <w:rPr>
                <w:noProof/>
                <w:webHidden/>
              </w:rPr>
              <w:instrText xml:space="preserve"> PAGEREF _Toc42003177 \h </w:instrText>
            </w:r>
            <w:r>
              <w:rPr>
                <w:noProof/>
                <w:webHidden/>
              </w:rPr>
            </w:r>
            <w:r>
              <w:rPr>
                <w:noProof/>
                <w:webHidden/>
              </w:rPr>
              <w:fldChar w:fldCharType="separate"/>
            </w:r>
            <w:r>
              <w:rPr>
                <w:noProof/>
                <w:webHidden/>
              </w:rPr>
              <w:t>46</w:t>
            </w:r>
            <w:r>
              <w:rPr>
                <w:noProof/>
                <w:webHidden/>
              </w:rPr>
              <w:fldChar w:fldCharType="end"/>
            </w:r>
          </w:hyperlink>
        </w:p>
        <w:p w14:paraId="217D2701" w14:textId="77777777" w:rsidR="002507F4" w:rsidRDefault="002507F4" w:rsidP="002507F4">
          <w:pPr>
            <w:pStyle w:val="TDC2"/>
            <w:tabs>
              <w:tab w:val="right" w:leader="dot" w:pos="8494"/>
            </w:tabs>
            <w:rPr>
              <w:rFonts w:eastAsiaTheme="minorEastAsia"/>
              <w:noProof/>
              <w:lang w:eastAsia="es-ES"/>
            </w:rPr>
          </w:pPr>
          <w:hyperlink w:anchor="_Toc42003178" w:history="1">
            <w:r w:rsidRPr="00BA1E0B">
              <w:rPr>
                <w:rStyle w:val="Hipervnculo"/>
                <w:noProof/>
              </w:rPr>
              <w:t>RadScheduler</w:t>
            </w:r>
            <w:r>
              <w:rPr>
                <w:noProof/>
                <w:webHidden/>
              </w:rPr>
              <w:tab/>
            </w:r>
            <w:r>
              <w:rPr>
                <w:noProof/>
                <w:webHidden/>
              </w:rPr>
              <w:fldChar w:fldCharType="begin"/>
            </w:r>
            <w:r>
              <w:rPr>
                <w:noProof/>
                <w:webHidden/>
              </w:rPr>
              <w:instrText xml:space="preserve"> PAGEREF _Toc42003178 \h </w:instrText>
            </w:r>
            <w:r>
              <w:rPr>
                <w:noProof/>
                <w:webHidden/>
              </w:rPr>
            </w:r>
            <w:r>
              <w:rPr>
                <w:noProof/>
                <w:webHidden/>
              </w:rPr>
              <w:fldChar w:fldCharType="separate"/>
            </w:r>
            <w:r>
              <w:rPr>
                <w:noProof/>
                <w:webHidden/>
              </w:rPr>
              <w:t>47</w:t>
            </w:r>
            <w:r>
              <w:rPr>
                <w:noProof/>
                <w:webHidden/>
              </w:rPr>
              <w:fldChar w:fldCharType="end"/>
            </w:r>
          </w:hyperlink>
        </w:p>
        <w:p w14:paraId="594E2728" w14:textId="77777777" w:rsidR="002507F4" w:rsidRDefault="002507F4" w:rsidP="002507F4">
          <w:pPr>
            <w:pStyle w:val="TDC2"/>
            <w:tabs>
              <w:tab w:val="right" w:leader="dot" w:pos="8494"/>
            </w:tabs>
            <w:rPr>
              <w:rFonts w:eastAsiaTheme="minorEastAsia"/>
              <w:noProof/>
              <w:lang w:eastAsia="es-ES"/>
            </w:rPr>
          </w:pPr>
          <w:hyperlink w:anchor="_Toc42003179" w:history="1">
            <w:r w:rsidRPr="00BA1E0B">
              <w:rPr>
                <w:rStyle w:val="Hipervnculo"/>
                <w:noProof/>
              </w:rPr>
              <w:t>RadTextBox</w:t>
            </w:r>
            <w:r>
              <w:rPr>
                <w:noProof/>
                <w:webHidden/>
              </w:rPr>
              <w:tab/>
            </w:r>
            <w:r>
              <w:rPr>
                <w:noProof/>
                <w:webHidden/>
              </w:rPr>
              <w:fldChar w:fldCharType="begin"/>
            </w:r>
            <w:r>
              <w:rPr>
                <w:noProof/>
                <w:webHidden/>
              </w:rPr>
              <w:instrText xml:space="preserve"> PAGEREF _Toc42003179 \h </w:instrText>
            </w:r>
            <w:r>
              <w:rPr>
                <w:noProof/>
                <w:webHidden/>
              </w:rPr>
            </w:r>
            <w:r>
              <w:rPr>
                <w:noProof/>
                <w:webHidden/>
              </w:rPr>
              <w:fldChar w:fldCharType="separate"/>
            </w:r>
            <w:r>
              <w:rPr>
                <w:noProof/>
                <w:webHidden/>
              </w:rPr>
              <w:t>49</w:t>
            </w:r>
            <w:r>
              <w:rPr>
                <w:noProof/>
                <w:webHidden/>
              </w:rPr>
              <w:fldChar w:fldCharType="end"/>
            </w:r>
          </w:hyperlink>
        </w:p>
        <w:p w14:paraId="2641028C" w14:textId="77777777" w:rsidR="002507F4" w:rsidRDefault="002507F4" w:rsidP="002507F4">
          <w:pPr>
            <w:pStyle w:val="TDC2"/>
            <w:tabs>
              <w:tab w:val="right" w:leader="dot" w:pos="8494"/>
            </w:tabs>
            <w:rPr>
              <w:rFonts w:eastAsiaTheme="minorEastAsia"/>
              <w:noProof/>
              <w:lang w:eastAsia="es-ES"/>
            </w:rPr>
          </w:pPr>
          <w:hyperlink w:anchor="_Toc42003180" w:history="1">
            <w:r w:rsidRPr="00BA1E0B">
              <w:rPr>
                <w:rStyle w:val="Hipervnculo"/>
                <w:noProof/>
              </w:rPr>
              <w:t>Documentación Telerik</w:t>
            </w:r>
            <w:r>
              <w:rPr>
                <w:noProof/>
                <w:webHidden/>
              </w:rPr>
              <w:tab/>
            </w:r>
            <w:r>
              <w:rPr>
                <w:noProof/>
                <w:webHidden/>
              </w:rPr>
              <w:fldChar w:fldCharType="begin"/>
            </w:r>
            <w:r>
              <w:rPr>
                <w:noProof/>
                <w:webHidden/>
              </w:rPr>
              <w:instrText xml:space="preserve"> PAGEREF _Toc42003180 \h </w:instrText>
            </w:r>
            <w:r>
              <w:rPr>
                <w:noProof/>
                <w:webHidden/>
              </w:rPr>
            </w:r>
            <w:r>
              <w:rPr>
                <w:noProof/>
                <w:webHidden/>
              </w:rPr>
              <w:fldChar w:fldCharType="separate"/>
            </w:r>
            <w:r>
              <w:rPr>
                <w:noProof/>
                <w:webHidden/>
              </w:rPr>
              <w:t>51</w:t>
            </w:r>
            <w:r>
              <w:rPr>
                <w:noProof/>
                <w:webHidden/>
              </w:rPr>
              <w:fldChar w:fldCharType="end"/>
            </w:r>
          </w:hyperlink>
        </w:p>
        <w:p w14:paraId="270B869C" w14:textId="77777777" w:rsidR="002507F4" w:rsidRDefault="002507F4" w:rsidP="002507F4">
          <w:pPr>
            <w:pStyle w:val="TDC2"/>
            <w:tabs>
              <w:tab w:val="right" w:leader="dot" w:pos="8494"/>
            </w:tabs>
            <w:rPr>
              <w:rFonts w:eastAsiaTheme="minorEastAsia"/>
              <w:noProof/>
              <w:lang w:eastAsia="es-ES"/>
            </w:rPr>
          </w:pPr>
          <w:hyperlink w:anchor="_Toc42003181" w:history="1">
            <w:r w:rsidRPr="00BA1E0B">
              <w:rPr>
                <w:rStyle w:val="Hipervnculo"/>
                <w:noProof/>
              </w:rPr>
              <w:t>Apuntes sobre Visual Studio</w:t>
            </w:r>
            <w:r>
              <w:rPr>
                <w:noProof/>
                <w:webHidden/>
              </w:rPr>
              <w:tab/>
            </w:r>
            <w:r>
              <w:rPr>
                <w:noProof/>
                <w:webHidden/>
              </w:rPr>
              <w:fldChar w:fldCharType="begin"/>
            </w:r>
            <w:r>
              <w:rPr>
                <w:noProof/>
                <w:webHidden/>
              </w:rPr>
              <w:instrText xml:space="preserve"> PAGEREF _Toc42003181 \h </w:instrText>
            </w:r>
            <w:r>
              <w:rPr>
                <w:noProof/>
                <w:webHidden/>
              </w:rPr>
            </w:r>
            <w:r>
              <w:rPr>
                <w:noProof/>
                <w:webHidden/>
              </w:rPr>
              <w:fldChar w:fldCharType="separate"/>
            </w:r>
            <w:r>
              <w:rPr>
                <w:noProof/>
                <w:webHidden/>
              </w:rPr>
              <w:t>52</w:t>
            </w:r>
            <w:r>
              <w:rPr>
                <w:noProof/>
                <w:webHidden/>
              </w:rPr>
              <w:fldChar w:fldCharType="end"/>
            </w:r>
          </w:hyperlink>
        </w:p>
        <w:p w14:paraId="0037C8AC" w14:textId="77777777" w:rsidR="002507F4" w:rsidRDefault="002507F4" w:rsidP="002507F4">
          <w:r>
            <w:rPr>
              <w:b/>
              <w:bCs/>
            </w:rPr>
            <w:fldChar w:fldCharType="end"/>
          </w:r>
        </w:p>
      </w:sdtContent>
    </w:sdt>
    <w:p w14:paraId="771A1239" w14:textId="77777777" w:rsidR="002507F4" w:rsidRDefault="002507F4" w:rsidP="002507F4">
      <w:pPr>
        <w:rPr>
          <w:b/>
          <w:sz w:val="28"/>
        </w:rPr>
      </w:pPr>
    </w:p>
    <w:p w14:paraId="3E3A0733" w14:textId="77777777" w:rsidR="002507F4" w:rsidRDefault="002507F4" w:rsidP="002507F4">
      <w:pPr>
        <w:rPr>
          <w:b/>
          <w:sz w:val="28"/>
        </w:rPr>
      </w:pPr>
    </w:p>
    <w:p w14:paraId="65F40EA2" w14:textId="77777777" w:rsidR="002507F4" w:rsidRPr="00AB24A2" w:rsidRDefault="002507F4" w:rsidP="002507F4">
      <w:pPr>
        <w:pStyle w:val="Ttulo2"/>
      </w:pPr>
      <w:bookmarkStart w:id="0" w:name="_Toc42003145"/>
      <w:r w:rsidRPr="00AB24A2">
        <w:t>Inicio</w:t>
      </w:r>
      <w:bookmarkEnd w:id="0"/>
    </w:p>
    <w:p w14:paraId="65F40EA3" w14:textId="77777777" w:rsidR="002507F4" w:rsidRDefault="002507F4" w:rsidP="002507F4">
      <w:r>
        <w:t xml:space="preserve">Lo primero será clonarnos el </w:t>
      </w:r>
      <w:proofErr w:type="spellStart"/>
      <w:r>
        <w:t>repositorio,lo</w:t>
      </w:r>
      <w:proofErr w:type="spellEnd"/>
      <w:r>
        <w:t xml:space="preserve"> podemos hacer a través de GitHub en el siguiente enlace:</w:t>
      </w:r>
    </w:p>
    <w:p w14:paraId="65F40EA4" w14:textId="77777777" w:rsidR="002507F4" w:rsidRDefault="002507F4" w:rsidP="002507F4">
      <w:hyperlink r:id="rId8" w:history="1">
        <w:r w:rsidRPr="00E54B27">
          <w:rPr>
            <w:rStyle w:val="Hipervnculo"/>
          </w:rPr>
          <w:t>https://github.com/chidalgoRumbo/Rumbo2020_2.0</w:t>
        </w:r>
      </w:hyperlink>
    </w:p>
    <w:p w14:paraId="65F40EA5" w14:textId="77777777" w:rsidR="002507F4" w:rsidRDefault="002507F4" w:rsidP="002507F4">
      <w:r>
        <w:t>Para poder acceder se necesita autorización.</w:t>
      </w:r>
    </w:p>
    <w:p w14:paraId="65F40EA6" w14:textId="7A82EFF4" w:rsidR="002507F4" w:rsidRDefault="002507F4" w:rsidP="002507F4">
      <w:r>
        <w:t xml:space="preserve">También necesitaremos instalarnos desde visual </w:t>
      </w:r>
      <w:proofErr w:type="spellStart"/>
      <w:r>
        <w:t>studio</w:t>
      </w:r>
      <w:proofErr w:type="spellEnd"/>
      <w:r>
        <w:t xml:space="preserve"> Herramientas&gt;Extensiones:</w:t>
      </w:r>
    </w:p>
    <w:p w14:paraId="0C3C6771" w14:textId="36D0B6D4" w:rsidR="002507F4" w:rsidRDefault="002507F4" w:rsidP="002507F4">
      <w:pPr>
        <w:rPr>
          <w:ins w:id="1" w:author="Monica Moreno" w:date="2020-04-23T09:57:00Z"/>
        </w:rPr>
      </w:pPr>
      <w:ins w:id="2" w:author="Monica Moreno" w:date="2020-04-23T09:57:00Z">
        <w:r w:rsidRPr="00DE4B63">
          <w:rPr>
            <w:noProof/>
            <w:lang w:eastAsia="es-ES"/>
          </w:rPr>
          <w:drawing>
            <wp:inline distT="0" distB="0" distL="0" distR="0" wp14:anchorId="79246768" wp14:editId="04A00C01">
              <wp:extent cx="5400040" cy="6604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60400"/>
                      </a:xfrm>
                      <a:prstGeom prst="rect">
                        <a:avLst/>
                      </a:prstGeom>
                    </pic:spPr>
                  </pic:pic>
                </a:graphicData>
              </a:graphic>
            </wp:inline>
          </w:drawing>
        </w:r>
      </w:ins>
    </w:p>
    <w:p w14:paraId="65F40EA7" w14:textId="58615818" w:rsidR="002507F4" w:rsidRDefault="002507F4" w:rsidP="002507F4">
      <w:pPr>
        <w:rPr>
          <w:lang w:val="en-US"/>
        </w:rPr>
      </w:pPr>
      <w:r w:rsidRPr="0092552E">
        <w:rPr>
          <w:lang w:val="en-US"/>
        </w:rPr>
        <w:t>Microsoft Visual Studio Installer Project</w:t>
      </w:r>
    </w:p>
    <w:p w14:paraId="297D79B2" w14:textId="0002C507" w:rsidR="002507F4" w:rsidRDefault="002507F4" w:rsidP="002507F4">
      <w:pPr>
        <w:rPr>
          <w:ins w:id="3" w:author="Monica Moreno" w:date="2020-04-23T09:57:00Z"/>
          <w:lang w:val="en-US"/>
        </w:rPr>
      </w:pPr>
      <w:ins w:id="4" w:author="Monica Moreno" w:date="2020-04-23T09:57:00Z">
        <w:r w:rsidRPr="00DE4B63">
          <w:rPr>
            <w:noProof/>
            <w:lang w:eastAsia="es-ES"/>
          </w:rPr>
          <w:drawing>
            <wp:inline distT="0" distB="0" distL="0" distR="0" wp14:anchorId="0AF9225C" wp14:editId="12A7EC68">
              <wp:extent cx="5400040" cy="3303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03270"/>
                      </a:xfrm>
                      <a:prstGeom prst="rect">
                        <a:avLst/>
                      </a:prstGeom>
                    </pic:spPr>
                  </pic:pic>
                </a:graphicData>
              </a:graphic>
            </wp:inline>
          </w:drawing>
        </w:r>
      </w:ins>
    </w:p>
    <w:p w14:paraId="65F40EA8" w14:textId="77777777" w:rsidR="002507F4" w:rsidRPr="00A82182" w:rsidRDefault="002507F4" w:rsidP="002507F4">
      <w:r w:rsidRPr="00A82182">
        <w:t xml:space="preserve">Y desde Herramientas&gt;Administrador de Paquetes </w:t>
      </w:r>
      <w:proofErr w:type="spellStart"/>
      <w:r w:rsidRPr="00A82182">
        <w:t>NuGet</w:t>
      </w:r>
      <w:proofErr w:type="spellEnd"/>
      <w:r>
        <w:t xml:space="preserve">&gt;Administrar paquetes </w:t>
      </w:r>
      <w:proofErr w:type="spellStart"/>
      <w:r>
        <w:t>NuGet</w:t>
      </w:r>
      <w:proofErr w:type="spellEnd"/>
      <w:r>
        <w:t xml:space="preserve"> para la solución</w:t>
      </w:r>
    </w:p>
    <w:p w14:paraId="65F40EA9" w14:textId="77777777" w:rsidR="002507F4" w:rsidRPr="00E95636" w:rsidRDefault="002507F4" w:rsidP="002507F4">
      <w:pPr>
        <w:spacing w:after="0"/>
        <w:rPr>
          <w:rFonts w:cstheme="minorHAnsi"/>
          <w:color w:val="000000"/>
        </w:rPr>
      </w:pPr>
      <w:r w:rsidRPr="00E95636">
        <w:rPr>
          <w:rFonts w:cstheme="minorHAnsi"/>
          <w:color w:val="000000"/>
        </w:rPr>
        <w:t>-log4NET</w:t>
      </w:r>
    </w:p>
    <w:p w14:paraId="65F40EAA" w14:textId="1EE131A9" w:rsidR="002507F4" w:rsidRDefault="002507F4" w:rsidP="002507F4">
      <w:pPr>
        <w:spacing w:after="0"/>
        <w:rPr>
          <w:rFonts w:cstheme="minorHAnsi"/>
          <w:color w:val="000000"/>
        </w:rPr>
      </w:pPr>
      <w:r>
        <w:rPr>
          <w:rFonts w:cstheme="minorHAnsi"/>
          <w:color w:val="000000"/>
        </w:rPr>
        <w:lastRenderedPageBreak/>
        <w:t>-</w:t>
      </w:r>
      <w:proofErr w:type="spellStart"/>
      <w:r w:rsidRPr="00A82182">
        <w:rPr>
          <w:rFonts w:cstheme="minorHAnsi"/>
          <w:color w:val="000000"/>
        </w:rPr>
        <w:t>Newtonsoft.Json</w:t>
      </w:r>
      <w:proofErr w:type="spellEnd"/>
    </w:p>
    <w:p w14:paraId="0EC95367" w14:textId="77777777" w:rsidR="002507F4" w:rsidRDefault="002507F4" w:rsidP="002507F4">
      <w:pPr>
        <w:spacing w:after="0"/>
        <w:rPr>
          <w:ins w:id="5" w:author="Monica Moreno" w:date="2020-04-23T09:57:00Z"/>
          <w:rFonts w:cstheme="minorHAnsi"/>
          <w:color w:val="000000"/>
        </w:rPr>
      </w:pPr>
      <w:ins w:id="6" w:author="Monica Moreno" w:date="2020-04-23T09:57:00Z">
        <w:r w:rsidRPr="00DE4B63">
          <w:rPr>
            <w:rFonts w:cstheme="minorHAnsi"/>
            <w:noProof/>
            <w:color w:val="000000"/>
            <w:lang w:eastAsia="es-ES"/>
          </w:rPr>
          <w:drawing>
            <wp:anchor distT="0" distB="0" distL="114300" distR="114300" simplePos="0" relativeHeight="251658240" behindDoc="0" locked="0" layoutInCell="1" allowOverlap="1" wp14:anchorId="4F25021C" wp14:editId="59CECC14">
              <wp:simplePos x="0" y="0"/>
              <wp:positionH relativeFrom="column">
                <wp:posOffset>-3810</wp:posOffset>
              </wp:positionH>
              <wp:positionV relativeFrom="paragraph">
                <wp:posOffset>0</wp:posOffset>
              </wp:positionV>
              <wp:extent cx="5400040" cy="3291840"/>
              <wp:effectExtent l="0" t="0" r="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291840"/>
                      </a:xfrm>
                      <a:prstGeom prst="rect">
                        <a:avLst/>
                      </a:prstGeom>
                    </pic:spPr>
                  </pic:pic>
                </a:graphicData>
              </a:graphic>
            </wp:anchor>
          </w:drawing>
        </w:r>
      </w:ins>
    </w:p>
    <w:p w14:paraId="160FC787" w14:textId="054D4123" w:rsidR="002507F4" w:rsidRPr="00A82182" w:rsidRDefault="002507F4" w:rsidP="002507F4">
      <w:pPr>
        <w:spacing w:after="0"/>
        <w:rPr>
          <w:ins w:id="7" w:author="Monica Moreno" w:date="2020-04-23T09:57:00Z"/>
          <w:rFonts w:cstheme="minorHAnsi"/>
          <w:color w:val="000000"/>
        </w:rPr>
      </w:pPr>
      <w:ins w:id="8" w:author="Monica Moreno" w:date="2020-04-23T09:57:00Z">
        <w:r w:rsidRPr="002A2881">
          <w:rPr>
            <w:rFonts w:cstheme="minorHAnsi"/>
            <w:noProof/>
            <w:color w:val="000000"/>
            <w:lang w:eastAsia="es-ES"/>
          </w:rPr>
          <w:drawing>
            <wp:anchor distT="0" distB="0" distL="114300" distR="114300" simplePos="0" relativeHeight="251658241" behindDoc="0" locked="0" layoutInCell="1" allowOverlap="1" wp14:anchorId="6D780849" wp14:editId="30E2BD60">
              <wp:simplePos x="0" y="0"/>
              <wp:positionH relativeFrom="column">
                <wp:posOffset>-3810</wp:posOffset>
              </wp:positionH>
              <wp:positionV relativeFrom="paragraph">
                <wp:posOffset>1905</wp:posOffset>
              </wp:positionV>
              <wp:extent cx="5400040" cy="205422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054225"/>
                      </a:xfrm>
                      <a:prstGeom prst="rect">
                        <a:avLst/>
                      </a:prstGeom>
                    </pic:spPr>
                  </pic:pic>
                </a:graphicData>
              </a:graphic>
            </wp:anchor>
          </w:drawing>
        </w:r>
      </w:ins>
    </w:p>
    <w:p w14:paraId="65F40EAB" w14:textId="77777777" w:rsidR="002507F4" w:rsidRDefault="002507F4" w:rsidP="002507F4">
      <w:pPr>
        <w:spacing w:after="0"/>
        <w:rPr>
          <w:rFonts w:ascii="Arial" w:hAnsi="Arial" w:cs="Arial"/>
          <w:color w:val="000000"/>
          <w:sz w:val="24"/>
        </w:rPr>
      </w:pPr>
    </w:p>
    <w:p w14:paraId="65F40EAC" w14:textId="77777777" w:rsidR="002507F4" w:rsidRPr="00A82182" w:rsidRDefault="002507F4" w:rsidP="002507F4">
      <w:pPr>
        <w:spacing w:after="0"/>
        <w:rPr>
          <w:rFonts w:cstheme="minorHAnsi"/>
          <w:color w:val="000000"/>
        </w:rPr>
      </w:pPr>
      <w:r w:rsidRPr="00A82182">
        <w:rPr>
          <w:rFonts w:cstheme="minorHAnsi"/>
          <w:color w:val="000000"/>
        </w:rPr>
        <w:t xml:space="preserve">Para </w:t>
      </w:r>
      <w:proofErr w:type="spellStart"/>
      <w:r w:rsidRPr="00A82182">
        <w:rPr>
          <w:rFonts w:cstheme="minorHAnsi"/>
          <w:color w:val="000000"/>
        </w:rPr>
        <w:t>gestion</w:t>
      </w:r>
      <w:proofErr w:type="spellEnd"/>
      <w:r w:rsidRPr="00A82182">
        <w:rPr>
          <w:rFonts w:cstheme="minorHAnsi"/>
          <w:color w:val="000000"/>
        </w:rPr>
        <w:t xml:space="preserve"> de versiones: </w:t>
      </w:r>
      <w:proofErr w:type="spellStart"/>
      <w:r w:rsidRPr="00A82182">
        <w:rPr>
          <w:rFonts w:cstheme="minorHAnsi"/>
          <w:color w:val="000000"/>
        </w:rPr>
        <w:t>Automatic</w:t>
      </w:r>
      <w:proofErr w:type="spellEnd"/>
      <w:r w:rsidRPr="00A82182">
        <w:rPr>
          <w:rFonts w:cstheme="minorHAnsi"/>
          <w:color w:val="000000"/>
        </w:rPr>
        <w:t xml:space="preserve"> </w:t>
      </w:r>
      <w:proofErr w:type="spellStart"/>
      <w:r w:rsidRPr="00A82182">
        <w:rPr>
          <w:rFonts w:cstheme="minorHAnsi"/>
          <w:color w:val="000000"/>
        </w:rPr>
        <w:t>Versions</w:t>
      </w:r>
      <w:proofErr w:type="spellEnd"/>
      <w:r w:rsidRPr="00A82182">
        <w:rPr>
          <w:rFonts w:cstheme="minorHAnsi"/>
          <w:color w:val="000000"/>
        </w:rPr>
        <w:t xml:space="preserve"> 2</w:t>
      </w:r>
    </w:p>
    <w:p w14:paraId="65F40EAD" w14:textId="77777777" w:rsidR="002507F4" w:rsidRDefault="002507F4" w:rsidP="002507F4">
      <w:pPr>
        <w:spacing w:after="0"/>
        <w:rPr>
          <w:rFonts w:cstheme="minorHAnsi"/>
          <w:color w:val="000000"/>
        </w:rPr>
      </w:pPr>
      <w:hyperlink r:id="rId13" w:history="1">
        <w:r w:rsidRPr="00E54B27">
          <w:rPr>
            <w:rStyle w:val="Hipervnculo"/>
            <w:rFonts w:cstheme="minorHAnsi"/>
          </w:rPr>
          <w:t>https://marketplace.visualstudio.com/items?itemName=PrecisionInfinity.AutomaticVersions</w:t>
        </w:r>
      </w:hyperlink>
    </w:p>
    <w:p w14:paraId="65F40EAE" w14:textId="77777777" w:rsidR="002507F4" w:rsidRDefault="002507F4" w:rsidP="002507F4">
      <w:pPr>
        <w:spacing w:after="0"/>
        <w:rPr>
          <w:rFonts w:cstheme="minorHAnsi"/>
          <w:color w:val="000000"/>
        </w:rPr>
      </w:pPr>
    </w:p>
    <w:p w14:paraId="65F40EAF" w14:textId="77777777" w:rsidR="002507F4" w:rsidRDefault="002507F4" w:rsidP="002507F4">
      <w:pPr>
        <w:spacing w:after="0"/>
        <w:rPr>
          <w:rFonts w:cstheme="minorHAnsi"/>
          <w:color w:val="000000"/>
        </w:rPr>
      </w:pPr>
      <w:r>
        <w:rPr>
          <w:rFonts w:cstheme="minorHAnsi"/>
          <w:color w:val="000000"/>
        </w:rPr>
        <w:t xml:space="preserve">Aparte necesitaremos la carpeta </w:t>
      </w:r>
      <w:proofErr w:type="spellStart"/>
      <w:r>
        <w:rPr>
          <w:rFonts w:cstheme="minorHAnsi"/>
          <w:color w:val="000000"/>
        </w:rPr>
        <w:t>Configs</w:t>
      </w:r>
      <w:proofErr w:type="spellEnd"/>
      <w:r>
        <w:rPr>
          <w:rFonts w:cstheme="minorHAnsi"/>
          <w:color w:val="000000"/>
        </w:rPr>
        <w:t xml:space="preserve"> en la ruta C:\Rumbo, esta carpeta se sube a P:\UltimasVersiones\Rumbo2020.</w:t>
      </w:r>
    </w:p>
    <w:p w14:paraId="65F40EB0" w14:textId="77777777" w:rsidR="002507F4" w:rsidRDefault="002507F4" w:rsidP="002507F4">
      <w:pPr>
        <w:spacing w:after="0"/>
        <w:rPr>
          <w:rFonts w:cstheme="minorHAnsi"/>
          <w:color w:val="000000"/>
        </w:rPr>
      </w:pPr>
      <w:r>
        <w:rPr>
          <w:rFonts w:cstheme="minorHAnsi"/>
          <w:color w:val="000000"/>
        </w:rPr>
        <w:t xml:space="preserve">(Por el coronavirus y que no siempre está disponible la VPN en este momento los </w:t>
      </w:r>
      <w:proofErr w:type="spellStart"/>
      <w:r>
        <w:rPr>
          <w:rFonts w:cstheme="minorHAnsi"/>
          <w:color w:val="000000"/>
        </w:rPr>
        <w:t>configs</w:t>
      </w:r>
      <w:proofErr w:type="spellEnd"/>
      <w:r>
        <w:rPr>
          <w:rFonts w:cstheme="minorHAnsi"/>
          <w:color w:val="000000"/>
        </w:rPr>
        <w:t xml:space="preserve"> se están subiendo al grupo de </w:t>
      </w:r>
      <w:proofErr w:type="spellStart"/>
      <w:r>
        <w:rPr>
          <w:rFonts w:cstheme="minorHAnsi"/>
          <w:color w:val="000000"/>
        </w:rPr>
        <w:t>Teams</w:t>
      </w:r>
      <w:proofErr w:type="spellEnd"/>
      <w:r>
        <w:rPr>
          <w:rFonts w:cstheme="minorHAnsi"/>
          <w:color w:val="000000"/>
        </w:rPr>
        <w:t xml:space="preserve"> </w:t>
      </w:r>
      <w:proofErr w:type="spellStart"/>
      <w:r>
        <w:rPr>
          <w:rFonts w:cstheme="minorHAnsi"/>
          <w:color w:val="000000"/>
        </w:rPr>
        <w:t>ImplantaciónSGA</w:t>
      </w:r>
      <w:proofErr w:type="spellEnd"/>
      <w:r>
        <w:rPr>
          <w:rFonts w:cstheme="minorHAnsi"/>
          <w:color w:val="000000"/>
        </w:rPr>
        <w:t xml:space="preserve"> en la sección de archivos, junto al instalador)</w:t>
      </w:r>
    </w:p>
    <w:p w14:paraId="7F479BF2" w14:textId="77777777" w:rsidR="002507F4" w:rsidRDefault="002507F4" w:rsidP="002507F4">
      <w:pPr>
        <w:spacing w:after="0"/>
        <w:rPr>
          <w:rFonts w:cstheme="minorHAnsi"/>
          <w:color w:val="000000"/>
        </w:rPr>
      </w:pPr>
    </w:p>
    <w:p w14:paraId="514C378B" w14:textId="77777777" w:rsidR="002507F4" w:rsidRDefault="002507F4" w:rsidP="002507F4">
      <w:pPr>
        <w:spacing w:after="0"/>
        <w:rPr>
          <w:rFonts w:cstheme="minorHAnsi"/>
          <w:color w:val="000000"/>
        </w:rPr>
      </w:pPr>
    </w:p>
    <w:p w14:paraId="73FB9D92" w14:textId="77777777" w:rsidR="002507F4" w:rsidRDefault="002507F4" w:rsidP="002507F4">
      <w:pPr>
        <w:spacing w:after="0"/>
        <w:rPr>
          <w:rFonts w:cstheme="minorHAnsi"/>
          <w:color w:val="000000"/>
        </w:rPr>
      </w:pPr>
    </w:p>
    <w:p w14:paraId="16D8CE39" w14:textId="77777777" w:rsidR="002507F4" w:rsidRDefault="002507F4" w:rsidP="002507F4">
      <w:pPr>
        <w:spacing w:after="0"/>
        <w:rPr>
          <w:rFonts w:cstheme="minorHAnsi"/>
          <w:color w:val="000000"/>
        </w:rPr>
      </w:pPr>
    </w:p>
    <w:p w14:paraId="166CDD61" w14:textId="77777777" w:rsidR="002507F4" w:rsidRDefault="002507F4" w:rsidP="002507F4">
      <w:pPr>
        <w:pStyle w:val="Ttulo2"/>
      </w:pPr>
      <w:bookmarkStart w:id="9" w:name="_Toc26257790"/>
      <w:bookmarkStart w:id="10" w:name="_Toc42003146"/>
      <w:r>
        <w:lastRenderedPageBreak/>
        <w:t>Introducción a las buenas prácticas de programación</w:t>
      </w:r>
      <w:bookmarkEnd w:id="9"/>
      <w:bookmarkEnd w:id="10"/>
    </w:p>
    <w:p w14:paraId="69757D9F" w14:textId="77777777" w:rsidR="002507F4" w:rsidRPr="00A25774" w:rsidRDefault="002507F4" w:rsidP="002507F4">
      <w:pPr>
        <w:pStyle w:val="Ttulo3"/>
        <w:rPr>
          <w:lang w:val="en-US"/>
        </w:rPr>
      </w:pPr>
      <w:bookmarkStart w:id="11" w:name="_Toc26257791"/>
      <w:bookmarkStart w:id="12" w:name="_Toc42003147"/>
      <w:proofErr w:type="spellStart"/>
      <w:r w:rsidRPr="00A25774">
        <w:rPr>
          <w:lang w:val="en-US"/>
        </w:rPr>
        <w:t>Nomenclatura</w:t>
      </w:r>
      <w:proofErr w:type="spellEnd"/>
      <w:r w:rsidRPr="00A25774">
        <w:rPr>
          <w:lang w:val="en-US"/>
        </w:rPr>
        <w:t xml:space="preserve"> C# Coding Standards and Naming Conventions</w:t>
      </w:r>
      <w:bookmarkEnd w:id="11"/>
      <w:bookmarkEnd w:id="12"/>
    </w:p>
    <w:p w14:paraId="5B611D1E" w14:textId="77777777" w:rsidR="002507F4" w:rsidRPr="006A04D1" w:rsidRDefault="002507F4" w:rsidP="002507F4">
      <w:pPr>
        <w:spacing w:after="240"/>
        <w:rPr>
          <w:rFonts w:ascii="Helvetica" w:hAnsi="Helvetica" w:cs="Arial"/>
          <w:color w:val="555555"/>
          <w:sz w:val="21"/>
          <w:szCs w:val="21"/>
          <w:lang w:val="en-US"/>
        </w:rPr>
      </w:pPr>
    </w:p>
    <w:p w14:paraId="37A6F85E" w14:textId="77777777" w:rsidR="002507F4" w:rsidRPr="006A04D1" w:rsidRDefault="002507F4" w:rsidP="002507F4">
      <w:pPr>
        <w:pStyle w:val="NormalWeb"/>
        <w:rPr>
          <w:rFonts w:ascii="Helvetica" w:hAnsi="Helvetica" w:cs="Arial"/>
          <w:color w:val="666666"/>
          <w:sz w:val="21"/>
          <w:szCs w:val="21"/>
          <w:lang w:val="en-US"/>
        </w:rPr>
      </w:pPr>
      <w:r w:rsidRPr="006A04D1">
        <w:rPr>
          <w:rFonts w:ascii="Helvetica" w:hAnsi="Helvetica" w:cs="Arial"/>
          <w:color w:val="666666"/>
          <w:sz w:val="21"/>
          <w:szCs w:val="21"/>
          <w:lang w:val="en-US"/>
        </w:rPr>
        <w:t xml:space="preserve">Below are our </w:t>
      </w:r>
      <w:r w:rsidRPr="006A04D1">
        <w:rPr>
          <w:rFonts w:ascii="Helvetica" w:hAnsi="Helvetica" w:cs="Arial"/>
          <w:b/>
          <w:bCs/>
          <w:color w:val="666666"/>
          <w:sz w:val="21"/>
          <w:szCs w:val="21"/>
          <w:lang w:val="en-US"/>
        </w:rPr>
        <w:t>C# coding standards</w:t>
      </w:r>
      <w:r w:rsidRPr="006A04D1">
        <w:rPr>
          <w:rFonts w:ascii="Helvetica" w:hAnsi="Helvetica" w:cs="Arial"/>
          <w:color w:val="666666"/>
          <w:sz w:val="21"/>
          <w:szCs w:val="21"/>
          <w:lang w:val="en-US"/>
        </w:rPr>
        <w:t>, naming conventions, and best practices.</w:t>
      </w:r>
      <w:r w:rsidRPr="006A04D1">
        <w:rPr>
          <w:rFonts w:ascii="Helvetica" w:hAnsi="Helvetica" w:cs="Arial"/>
          <w:color w:val="666666"/>
          <w:sz w:val="21"/>
          <w:szCs w:val="21"/>
          <w:lang w:val="en-US"/>
        </w:rPr>
        <w:br/>
        <w:t xml:space="preserve">Use these in your own projects and/or adjust these to your own needs. </w:t>
      </w:r>
    </w:p>
    <w:p w14:paraId="1B92FA47"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use</w:t>
      </w:r>
      <w:r w:rsidRPr="006A04D1">
        <w:rPr>
          <w:rFonts w:ascii="Helvetica" w:hAnsi="Helvetica" w:cs="Arial"/>
          <w:color w:val="555555"/>
          <w:sz w:val="21"/>
          <w:szCs w:val="21"/>
          <w:lang w:val="en-US"/>
        </w:rPr>
        <w:t xml:space="preserve"> </w:t>
      </w:r>
      <w:proofErr w:type="spellStart"/>
      <w:r w:rsidRPr="006A04D1">
        <w:rPr>
          <w:rFonts w:ascii="Helvetica" w:hAnsi="Helvetica" w:cs="Arial"/>
          <w:b/>
          <w:bCs/>
          <w:color w:val="555555"/>
          <w:sz w:val="21"/>
          <w:szCs w:val="21"/>
          <w:lang w:val="en-US"/>
        </w:rPr>
        <w:t>PascalCasing</w:t>
      </w:r>
      <w:proofErr w:type="spellEnd"/>
      <w:r w:rsidRPr="006A04D1">
        <w:rPr>
          <w:rFonts w:ascii="Helvetica" w:hAnsi="Helvetica" w:cs="Arial"/>
          <w:color w:val="555555"/>
          <w:sz w:val="21"/>
          <w:szCs w:val="21"/>
          <w:lang w:val="en-US"/>
        </w:rPr>
        <w:t xml:space="preserve"> for class names and method names. </w:t>
      </w:r>
    </w:p>
    <w:p w14:paraId="70983E3F"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class</w:t>
      </w:r>
      <w:proofErr w:type="spellEnd"/>
      <w:r>
        <w:rPr>
          <w:rStyle w:val="pln1"/>
        </w:rPr>
        <w:t xml:space="preserve"> </w:t>
      </w:r>
      <w:proofErr w:type="spellStart"/>
      <w:r>
        <w:rPr>
          <w:rStyle w:val="typ1"/>
        </w:rPr>
        <w:t>ClientActivity</w:t>
      </w:r>
      <w:proofErr w:type="spellEnd"/>
    </w:p>
    <w:p w14:paraId="1B98E988"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5443B696"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kwd1"/>
        </w:rPr>
        <w:t>public</w:t>
      </w:r>
      <w:proofErr w:type="spellEnd"/>
      <w:r>
        <w:rPr>
          <w:rStyle w:val="pln1"/>
        </w:rPr>
        <w:t xml:space="preserve"> </w:t>
      </w:r>
      <w:proofErr w:type="spellStart"/>
      <w:r>
        <w:rPr>
          <w:rStyle w:val="kwd1"/>
        </w:rPr>
        <w:t>void</w:t>
      </w:r>
      <w:proofErr w:type="spellEnd"/>
      <w:r>
        <w:rPr>
          <w:rStyle w:val="pln1"/>
        </w:rPr>
        <w:t xml:space="preserve"> </w:t>
      </w:r>
      <w:proofErr w:type="spellStart"/>
      <w:r>
        <w:rPr>
          <w:rStyle w:val="typ1"/>
        </w:rPr>
        <w:t>ClearStatistics</w:t>
      </w:r>
      <w:proofErr w:type="spellEnd"/>
      <w:r>
        <w:rPr>
          <w:rStyle w:val="pun1"/>
        </w:rPr>
        <w:t>()</w:t>
      </w:r>
    </w:p>
    <w:p w14:paraId="44C06A77"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24C12622"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com1"/>
        </w:rPr>
        <w:t>//...</w:t>
      </w:r>
    </w:p>
    <w:p w14:paraId="20E0A418"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6503F9F8"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kwd1"/>
        </w:rPr>
        <w:t>public</w:t>
      </w:r>
      <w:proofErr w:type="spellEnd"/>
      <w:r>
        <w:rPr>
          <w:rStyle w:val="pln1"/>
        </w:rPr>
        <w:t xml:space="preserve"> </w:t>
      </w:r>
      <w:proofErr w:type="spellStart"/>
      <w:r>
        <w:rPr>
          <w:rStyle w:val="kwd1"/>
        </w:rPr>
        <w:t>void</w:t>
      </w:r>
      <w:proofErr w:type="spellEnd"/>
      <w:r>
        <w:rPr>
          <w:rStyle w:val="pln1"/>
        </w:rPr>
        <w:t xml:space="preserve"> </w:t>
      </w:r>
      <w:proofErr w:type="spellStart"/>
      <w:r>
        <w:rPr>
          <w:rStyle w:val="typ1"/>
        </w:rPr>
        <w:t>CalculateStatistics</w:t>
      </w:r>
      <w:proofErr w:type="spellEnd"/>
      <w:r>
        <w:rPr>
          <w:rStyle w:val="pun1"/>
        </w:rPr>
        <w:t>()</w:t>
      </w:r>
    </w:p>
    <w:p w14:paraId="64998359"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7050C884"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com1"/>
        </w:rPr>
        <w:t>//...</w:t>
      </w:r>
    </w:p>
    <w:p w14:paraId="66297254"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5F13DC73" w14:textId="77777777" w:rsidR="002507F4" w:rsidRDefault="002507F4" w:rsidP="002507F4">
      <w:pPr>
        <w:pStyle w:val="HTMLconformatoprevio"/>
        <w:numPr>
          <w:ilvl w:val="0"/>
          <w:numId w:val="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17FD231D" w14:textId="77777777" w:rsidR="002507F4" w:rsidRPr="006A04D1" w:rsidRDefault="002507F4" w:rsidP="002507F4">
      <w:pPr>
        <w:spacing w:after="240"/>
        <w:rPr>
          <w:rStyle w:val="do-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 and easy to read.</w:t>
      </w:r>
      <w:r w:rsidRPr="006A04D1">
        <w:rPr>
          <w:rFonts w:ascii="Helvetica" w:hAnsi="Helvetica" w:cs="Arial"/>
          <w:color w:val="555555"/>
          <w:sz w:val="21"/>
          <w:szCs w:val="21"/>
          <w:lang w:val="en-US"/>
        </w:rPr>
        <w:br/>
      </w:r>
    </w:p>
    <w:p w14:paraId="6538C242"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use</w:t>
      </w:r>
      <w:r w:rsidRPr="006A04D1">
        <w:rPr>
          <w:rFonts w:ascii="Helvetica" w:hAnsi="Helvetica" w:cs="Arial"/>
          <w:color w:val="555555"/>
          <w:sz w:val="21"/>
          <w:szCs w:val="21"/>
          <w:lang w:val="en-US"/>
        </w:rPr>
        <w:t xml:space="preserve"> </w:t>
      </w:r>
      <w:proofErr w:type="spellStart"/>
      <w:r w:rsidRPr="006A04D1">
        <w:rPr>
          <w:rFonts w:ascii="Helvetica" w:hAnsi="Helvetica" w:cs="Arial"/>
          <w:b/>
          <w:bCs/>
          <w:color w:val="555555"/>
          <w:sz w:val="21"/>
          <w:szCs w:val="21"/>
          <w:lang w:val="en-US"/>
        </w:rPr>
        <w:t>camelCasing</w:t>
      </w:r>
      <w:proofErr w:type="spellEnd"/>
      <w:r w:rsidRPr="006A04D1">
        <w:rPr>
          <w:rFonts w:ascii="Helvetica" w:hAnsi="Helvetica" w:cs="Arial"/>
          <w:color w:val="555555"/>
          <w:sz w:val="21"/>
          <w:szCs w:val="21"/>
          <w:lang w:val="en-US"/>
        </w:rPr>
        <w:t xml:space="preserve"> for method arguments and local variables. </w:t>
      </w:r>
    </w:p>
    <w:p w14:paraId="4D815D0E" w14:textId="77777777" w:rsidR="002507F4"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class</w:t>
      </w:r>
      <w:proofErr w:type="spellEnd"/>
      <w:r>
        <w:rPr>
          <w:rStyle w:val="pln1"/>
        </w:rPr>
        <w:t xml:space="preserve"> </w:t>
      </w:r>
      <w:proofErr w:type="spellStart"/>
      <w:r>
        <w:rPr>
          <w:rStyle w:val="typ1"/>
        </w:rPr>
        <w:t>UserLog</w:t>
      </w:r>
      <w:proofErr w:type="spellEnd"/>
    </w:p>
    <w:p w14:paraId="76DBBE52" w14:textId="77777777" w:rsidR="002507F4"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672140A1" w14:textId="77777777" w:rsidR="002507F4" w:rsidRPr="006A04D1"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public</w:t>
      </w:r>
      <w:r w:rsidRPr="006A04D1">
        <w:rPr>
          <w:rStyle w:val="pln1"/>
          <w:lang w:val="en-US"/>
        </w:rPr>
        <w:t xml:space="preserve"> </w:t>
      </w:r>
      <w:r w:rsidRPr="006A04D1">
        <w:rPr>
          <w:rStyle w:val="kwd1"/>
          <w:lang w:val="en-US"/>
        </w:rPr>
        <w:t>void</w:t>
      </w:r>
      <w:r w:rsidRPr="006A04D1">
        <w:rPr>
          <w:rStyle w:val="pln1"/>
          <w:lang w:val="en-US"/>
        </w:rPr>
        <w:t xml:space="preserve"> </w:t>
      </w:r>
      <w:r w:rsidRPr="006A04D1">
        <w:rPr>
          <w:rStyle w:val="typ1"/>
          <w:lang w:val="en-US"/>
        </w:rPr>
        <w:t>Add</w:t>
      </w:r>
      <w:r w:rsidRPr="006A04D1">
        <w:rPr>
          <w:rStyle w:val="pun1"/>
          <w:lang w:val="en-US"/>
        </w:rPr>
        <w:t>(</w:t>
      </w:r>
      <w:proofErr w:type="spellStart"/>
      <w:r w:rsidRPr="006A04D1">
        <w:rPr>
          <w:rStyle w:val="typ1"/>
          <w:lang w:val="en-US"/>
        </w:rPr>
        <w:t>LogEvent</w:t>
      </w:r>
      <w:proofErr w:type="spellEnd"/>
      <w:r w:rsidRPr="006A04D1">
        <w:rPr>
          <w:rStyle w:val="pln1"/>
          <w:lang w:val="en-US"/>
        </w:rPr>
        <w:t xml:space="preserve"> </w:t>
      </w:r>
      <w:proofErr w:type="spellStart"/>
      <w:r w:rsidRPr="006A04D1">
        <w:rPr>
          <w:rStyle w:val="pln1"/>
          <w:lang w:val="en-US"/>
        </w:rPr>
        <w:t>logEvent</w:t>
      </w:r>
      <w:proofErr w:type="spellEnd"/>
      <w:r w:rsidRPr="006A04D1">
        <w:rPr>
          <w:rStyle w:val="pun1"/>
          <w:lang w:val="en-US"/>
        </w:rPr>
        <w:t>)</w:t>
      </w:r>
    </w:p>
    <w:p w14:paraId="01B94F9C" w14:textId="77777777" w:rsidR="002507F4"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sidRPr="006A04D1">
        <w:rPr>
          <w:rStyle w:val="pln1"/>
          <w:lang w:val="en-US"/>
        </w:rPr>
        <w:t xml:space="preserve">    </w:t>
      </w:r>
      <w:r>
        <w:rPr>
          <w:rStyle w:val="pun1"/>
        </w:rPr>
        <w:t>{</w:t>
      </w:r>
    </w:p>
    <w:p w14:paraId="3D2FD576" w14:textId="77777777" w:rsidR="002507F4" w:rsidRPr="006A04D1"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int</w:t>
      </w:r>
      <w:r w:rsidRPr="006A04D1">
        <w:rPr>
          <w:rStyle w:val="pln1"/>
          <w:lang w:val="en-US"/>
        </w:rPr>
        <w:t xml:space="preserve"> </w:t>
      </w:r>
      <w:proofErr w:type="spellStart"/>
      <w:r w:rsidRPr="006A04D1">
        <w:rPr>
          <w:rStyle w:val="pln1"/>
          <w:lang w:val="en-US"/>
        </w:rPr>
        <w:t>itemCount</w:t>
      </w:r>
      <w:proofErr w:type="spellEnd"/>
      <w:r w:rsidRPr="006A04D1">
        <w:rPr>
          <w:rStyle w:val="pln1"/>
          <w:lang w:val="en-US"/>
        </w:rPr>
        <w:t xml:space="preserve"> </w:t>
      </w:r>
      <w:r w:rsidRPr="006A04D1">
        <w:rPr>
          <w:rStyle w:val="pun1"/>
          <w:lang w:val="en-US"/>
        </w:rPr>
        <w:t>=</w:t>
      </w:r>
      <w:r w:rsidRPr="006A04D1">
        <w:rPr>
          <w:rStyle w:val="pln1"/>
          <w:lang w:val="en-US"/>
        </w:rPr>
        <w:t xml:space="preserve"> </w:t>
      </w:r>
      <w:proofErr w:type="spellStart"/>
      <w:r w:rsidRPr="006A04D1">
        <w:rPr>
          <w:rStyle w:val="pln1"/>
          <w:lang w:val="en-US"/>
        </w:rPr>
        <w:t>logEvent</w:t>
      </w:r>
      <w:r w:rsidRPr="006A04D1">
        <w:rPr>
          <w:rStyle w:val="pun1"/>
          <w:lang w:val="en-US"/>
        </w:rPr>
        <w:t>.</w:t>
      </w:r>
      <w:r w:rsidRPr="006A04D1">
        <w:rPr>
          <w:rStyle w:val="typ1"/>
          <w:lang w:val="en-US"/>
        </w:rPr>
        <w:t>Items</w:t>
      </w:r>
      <w:r w:rsidRPr="006A04D1">
        <w:rPr>
          <w:rStyle w:val="pun1"/>
          <w:lang w:val="en-US"/>
        </w:rPr>
        <w:t>.</w:t>
      </w:r>
      <w:r w:rsidRPr="006A04D1">
        <w:rPr>
          <w:rStyle w:val="typ1"/>
          <w:lang w:val="en-US"/>
        </w:rPr>
        <w:t>Count</w:t>
      </w:r>
      <w:proofErr w:type="spellEnd"/>
      <w:r w:rsidRPr="006A04D1">
        <w:rPr>
          <w:rStyle w:val="pun1"/>
          <w:lang w:val="en-US"/>
        </w:rPr>
        <w:t>;</w:t>
      </w:r>
    </w:p>
    <w:p w14:paraId="6F1CD5C6" w14:textId="77777777" w:rsidR="002507F4"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sidRPr="006A04D1">
        <w:rPr>
          <w:rStyle w:val="pln1"/>
          <w:lang w:val="en-US"/>
        </w:rPr>
        <w:t xml:space="preserve">        </w:t>
      </w:r>
      <w:r>
        <w:rPr>
          <w:rStyle w:val="com1"/>
        </w:rPr>
        <w:t>// ...</w:t>
      </w:r>
    </w:p>
    <w:p w14:paraId="40420FD4" w14:textId="77777777" w:rsidR="002507F4"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41661E71" w14:textId="77777777" w:rsidR="002507F4" w:rsidRDefault="002507F4" w:rsidP="002507F4">
      <w:pPr>
        <w:pStyle w:val="HTMLconformatoprevio"/>
        <w:numPr>
          <w:ilvl w:val="0"/>
          <w:numId w:val="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05AABA82" w14:textId="77777777" w:rsidR="002507F4" w:rsidRPr="006A04D1" w:rsidRDefault="002507F4" w:rsidP="002507F4">
      <w:pPr>
        <w:spacing w:after="240"/>
        <w:rPr>
          <w:rStyle w:val="donot-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 and easy to read.</w:t>
      </w:r>
      <w:r w:rsidRPr="006A04D1">
        <w:rPr>
          <w:rFonts w:ascii="Helvetica" w:hAnsi="Helvetica" w:cs="Arial"/>
          <w:color w:val="555555"/>
          <w:sz w:val="21"/>
          <w:szCs w:val="21"/>
          <w:lang w:val="en-US"/>
        </w:rPr>
        <w:br/>
      </w:r>
    </w:p>
    <w:p w14:paraId="01C1BE75"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not-this"/>
          <w:rFonts w:ascii="Helvetica" w:hAnsi="Helvetica" w:cs="Arial"/>
          <w:color w:val="555555"/>
          <w:sz w:val="21"/>
          <w:szCs w:val="21"/>
          <w:highlight w:val="lightGray"/>
          <w:lang w:val="en-US"/>
        </w:rPr>
        <w:t xml:space="preserve">do </w:t>
      </w:r>
      <w:proofErr w:type="spellStart"/>
      <w:r w:rsidRPr="006A04D1">
        <w:rPr>
          <w:rStyle w:val="donot-this"/>
          <w:rFonts w:ascii="Helvetica" w:hAnsi="Helvetica" w:cs="Arial"/>
          <w:color w:val="555555"/>
          <w:sz w:val="21"/>
          <w:szCs w:val="21"/>
          <w:highlight w:val="lightGray"/>
          <w:lang w:val="en-US"/>
        </w:rPr>
        <w:t>not</w:t>
      </w:r>
      <w:r w:rsidRPr="006A04D1">
        <w:rPr>
          <w:rFonts w:ascii="Helvetica" w:hAnsi="Helvetica" w:cs="Arial"/>
          <w:color w:val="555555"/>
          <w:sz w:val="21"/>
          <w:szCs w:val="21"/>
          <w:highlight w:val="lightGray"/>
          <w:lang w:val="en-US"/>
        </w:rPr>
        <w:t>use</w:t>
      </w:r>
      <w:proofErr w:type="spellEnd"/>
      <w:r w:rsidRPr="006A04D1">
        <w:rPr>
          <w:rFonts w:ascii="Helvetica" w:hAnsi="Helvetica" w:cs="Arial"/>
          <w:color w:val="555555"/>
          <w:sz w:val="21"/>
          <w:szCs w:val="21"/>
          <w:lang w:val="en-US"/>
        </w:rPr>
        <w:t xml:space="preserve"> </w:t>
      </w:r>
      <w:r w:rsidRPr="006A04D1">
        <w:rPr>
          <w:rFonts w:ascii="Helvetica" w:hAnsi="Helvetica" w:cs="Arial"/>
          <w:b/>
          <w:bCs/>
          <w:color w:val="555555"/>
          <w:sz w:val="21"/>
          <w:szCs w:val="21"/>
          <w:lang w:val="en-US"/>
        </w:rPr>
        <w:t>Hungarian</w:t>
      </w:r>
      <w:r w:rsidRPr="006A04D1">
        <w:rPr>
          <w:rFonts w:ascii="Helvetica" w:hAnsi="Helvetica" w:cs="Arial"/>
          <w:color w:val="555555"/>
          <w:sz w:val="21"/>
          <w:szCs w:val="21"/>
          <w:lang w:val="en-US"/>
        </w:rPr>
        <w:t xml:space="preserve"> notation or any other type identification in identifiers </w:t>
      </w:r>
    </w:p>
    <w:p w14:paraId="00B44EF2"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2045557D"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int</w:t>
      </w:r>
      <w:proofErr w:type="spellEnd"/>
      <w:r>
        <w:rPr>
          <w:rStyle w:val="pln1"/>
        </w:rPr>
        <w:t xml:space="preserve"> </w:t>
      </w:r>
      <w:proofErr w:type="spellStart"/>
      <w:r>
        <w:rPr>
          <w:rStyle w:val="pln1"/>
        </w:rPr>
        <w:t>counter</w:t>
      </w:r>
      <w:proofErr w:type="spellEnd"/>
      <w:r>
        <w:rPr>
          <w:rStyle w:val="pun1"/>
        </w:rPr>
        <w:t>;</w:t>
      </w:r>
    </w:p>
    <w:p w14:paraId="1EED5008"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string</w:t>
      </w:r>
      <w:proofErr w:type="spellEnd"/>
      <w:r>
        <w:rPr>
          <w:rStyle w:val="pln1"/>
        </w:rPr>
        <w:t xml:space="preserve"> </w:t>
      </w:r>
      <w:proofErr w:type="spellStart"/>
      <w:r>
        <w:rPr>
          <w:rStyle w:val="pln1"/>
        </w:rPr>
        <w:t>name</w:t>
      </w:r>
      <w:proofErr w:type="spellEnd"/>
      <w:r>
        <w:rPr>
          <w:rStyle w:val="pun1"/>
        </w:rPr>
        <w:t>;</w:t>
      </w:r>
    </w:p>
    <w:p w14:paraId="11240F60"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2F6E8425"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Avoid</w:t>
      </w:r>
      <w:proofErr w:type="spellEnd"/>
    </w:p>
    <w:p w14:paraId="3DD04C5B"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int</w:t>
      </w:r>
      <w:proofErr w:type="spellEnd"/>
      <w:r>
        <w:rPr>
          <w:rStyle w:val="pln1"/>
        </w:rPr>
        <w:t xml:space="preserve"> </w:t>
      </w:r>
      <w:proofErr w:type="spellStart"/>
      <w:r>
        <w:rPr>
          <w:rStyle w:val="pln1"/>
        </w:rPr>
        <w:t>iCounter</w:t>
      </w:r>
      <w:proofErr w:type="spellEnd"/>
      <w:r>
        <w:rPr>
          <w:rStyle w:val="pun1"/>
        </w:rPr>
        <w:t>;</w:t>
      </w:r>
    </w:p>
    <w:p w14:paraId="7B0E1722" w14:textId="77777777" w:rsidR="002507F4" w:rsidRDefault="002507F4" w:rsidP="002507F4">
      <w:pPr>
        <w:pStyle w:val="HTMLconformatoprevio"/>
        <w:numPr>
          <w:ilvl w:val="0"/>
          <w:numId w:val="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string</w:t>
      </w:r>
      <w:proofErr w:type="spellEnd"/>
      <w:r>
        <w:rPr>
          <w:rStyle w:val="pln1"/>
        </w:rPr>
        <w:t xml:space="preserve"> </w:t>
      </w:r>
      <w:proofErr w:type="spellStart"/>
      <w:r>
        <w:rPr>
          <w:rStyle w:val="pln1"/>
        </w:rPr>
        <w:t>strName</w:t>
      </w:r>
      <w:proofErr w:type="spellEnd"/>
      <w:r>
        <w:rPr>
          <w:rStyle w:val="pun1"/>
        </w:rPr>
        <w:t>;</w:t>
      </w:r>
    </w:p>
    <w:p w14:paraId="669A743A" w14:textId="77777777" w:rsidR="002507F4" w:rsidRPr="006A04D1" w:rsidRDefault="002507F4" w:rsidP="002507F4">
      <w:pPr>
        <w:spacing w:after="240"/>
        <w:rPr>
          <w:rStyle w:val="donot-this"/>
          <w:rFonts w:ascii="Helvetica" w:hAnsi="Helvetica" w:cs="Arial"/>
          <w:color w:val="555555"/>
          <w:sz w:val="21"/>
          <w:szCs w:val="21"/>
          <w:lang w:val="en-US"/>
        </w:rPr>
      </w:pPr>
      <w:r w:rsidRPr="006A04D1">
        <w:rPr>
          <w:rFonts w:ascii="Helvetica" w:hAnsi="Helvetica" w:cs="Arial"/>
          <w:b/>
          <w:bCs/>
          <w:color w:val="555555"/>
          <w:sz w:val="21"/>
          <w:szCs w:val="21"/>
          <w:lang w:val="en-US"/>
        </w:rPr>
        <w:lastRenderedPageBreak/>
        <w:t>Why</w:t>
      </w:r>
      <w:r w:rsidRPr="006A04D1">
        <w:rPr>
          <w:rFonts w:ascii="Helvetica" w:hAnsi="Helvetica" w:cs="Arial"/>
          <w:color w:val="555555"/>
          <w:sz w:val="21"/>
          <w:szCs w:val="21"/>
          <w:lang w:val="en-US"/>
        </w:rPr>
        <w:t>: consistent with the Microsoft's .NET Framework and Visual Studio IDE makes determining types very easy (via tooltips). In general you want to avoid type indicators in any identifier.</w:t>
      </w:r>
      <w:r w:rsidRPr="006A04D1">
        <w:rPr>
          <w:rFonts w:ascii="Helvetica" w:hAnsi="Helvetica" w:cs="Arial"/>
          <w:color w:val="555555"/>
          <w:sz w:val="21"/>
          <w:szCs w:val="21"/>
          <w:lang w:val="en-US"/>
        </w:rPr>
        <w:br/>
      </w:r>
    </w:p>
    <w:p w14:paraId="4E69BF18"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not-this"/>
          <w:rFonts w:ascii="Helvetica" w:hAnsi="Helvetica" w:cs="Arial"/>
          <w:color w:val="555555"/>
          <w:sz w:val="21"/>
          <w:szCs w:val="21"/>
          <w:highlight w:val="lightGray"/>
          <w:lang w:val="en-US"/>
        </w:rPr>
        <w:t xml:space="preserve">do </w:t>
      </w:r>
      <w:proofErr w:type="spellStart"/>
      <w:r w:rsidRPr="006A04D1">
        <w:rPr>
          <w:rStyle w:val="donot-this"/>
          <w:rFonts w:ascii="Helvetica" w:hAnsi="Helvetica" w:cs="Arial"/>
          <w:color w:val="555555"/>
          <w:sz w:val="21"/>
          <w:szCs w:val="21"/>
          <w:highlight w:val="lightGray"/>
          <w:lang w:val="en-US"/>
        </w:rPr>
        <w:t>not</w:t>
      </w:r>
      <w:r w:rsidRPr="006A04D1">
        <w:rPr>
          <w:rFonts w:ascii="Helvetica" w:hAnsi="Helvetica" w:cs="Arial"/>
          <w:color w:val="555555"/>
          <w:sz w:val="21"/>
          <w:szCs w:val="21"/>
          <w:highlight w:val="lightGray"/>
          <w:lang w:val="en-US"/>
        </w:rPr>
        <w:t>use</w:t>
      </w:r>
      <w:proofErr w:type="spellEnd"/>
      <w:r w:rsidRPr="006A04D1">
        <w:rPr>
          <w:rFonts w:ascii="Helvetica" w:hAnsi="Helvetica" w:cs="Arial"/>
          <w:color w:val="555555"/>
          <w:sz w:val="21"/>
          <w:szCs w:val="21"/>
          <w:lang w:val="en-US"/>
        </w:rPr>
        <w:t xml:space="preserve"> </w:t>
      </w:r>
      <w:r w:rsidRPr="006A04D1">
        <w:rPr>
          <w:rFonts w:ascii="Helvetica" w:hAnsi="Helvetica" w:cs="Arial"/>
          <w:b/>
          <w:bCs/>
          <w:color w:val="555555"/>
          <w:sz w:val="21"/>
          <w:szCs w:val="21"/>
          <w:lang w:val="en-US"/>
        </w:rPr>
        <w:t>Screaming Caps</w:t>
      </w:r>
      <w:r w:rsidRPr="006A04D1">
        <w:rPr>
          <w:rFonts w:ascii="Helvetica" w:hAnsi="Helvetica" w:cs="Arial"/>
          <w:color w:val="555555"/>
          <w:sz w:val="21"/>
          <w:szCs w:val="21"/>
          <w:lang w:val="en-US"/>
        </w:rPr>
        <w:t xml:space="preserve"> for constants or </w:t>
      </w:r>
      <w:proofErr w:type="spellStart"/>
      <w:r w:rsidRPr="006A04D1">
        <w:rPr>
          <w:rFonts w:ascii="Helvetica" w:hAnsi="Helvetica" w:cs="Arial"/>
          <w:color w:val="555555"/>
          <w:sz w:val="21"/>
          <w:szCs w:val="21"/>
          <w:lang w:val="en-US"/>
        </w:rPr>
        <w:t>readonly</w:t>
      </w:r>
      <w:proofErr w:type="spellEnd"/>
      <w:r w:rsidRPr="006A04D1">
        <w:rPr>
          <w:rFonts w:ascii="Helvetica" w:hAnsi="Helvetica" w:cs="Arial"/>
          <w:color w:val="555555"/>
          <w:sz w:val="21"/>
          <w:szCs w:val="21"/>
          <w:lang w:val="en-US"/>
        </w:rPr>
        <w:t xml:space="preserve"> variables </w:t>
      </w:r>
    </w:p>
    <w:p w14:paraId="49D4D662" w14:textId="77777777" w:rsidR="002507F4" w:rsidRDefault="002507F4" w:rsidP="002507F4">
      <w:pPr>
        <w:pStyle w:val="HTMLconformatoprevio"/>
        <w:numPr>
          <w:ilvl w:val="0"/>
          <w:numId w:val="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05313F34" w14:textId="77777777" w:rsidR="002507F4" w:rsidRPr="006A04D1" w:rsidRDefault="002507F4" w:rsidP="002507F4">
      <w:pPr>
        <w:pStyle w:val="HTMLconformatoprevio"/>
        <w:numPr>
          <w:ilvl w:val="0"/>
          <w:numId w:val="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kwd1"/>
          <w:lang w:val="en-US"/>
        </w:rPr>
        <w:t>public</w:t>
      </w:r>
      <w:r w:rsidRPr="006A04D1">
        <w:rPr>
          <w:rStyle w:val="pln1"/>
          <w:lang w:val="en-US"/>
        </w:rPr>
        <w:t xml:space="preserve"> </w:t>
      </w:r>
      <w:r w:rsidRPr="006A04D1">
        <w:rPr>
          <w:rStyle w:val="kwd1"/>
          <w:lang w:val="en-US"/>
        </w:rPr>
        <w:t>static</w:t>
      </w:r>
      <w:r w:rsidRPr="006A04D1">
        <w:rPr>
          <w:rStyle w:val="pln1"/>
          <w:lang w:val="en-US"/>
        </w:rPr>
        <w:t xml:space="preserve"> </w:t>
      </w:r>
      <w:r w:rsidRPr="006A04D1">
        <w:rPr>
          <w:rStyle w:val="kwd1"/>
          <w:lang w:val="en-US"/>
        </w:rPr>
        <w:t>const</w:t>
      </w:r>
      <w:r w:rsidRPr="006A04D1">
        <w:rPr>
          <w:rStyle w:val="pln1"/>
          <w:lang w:val="en-US"/>
        </w:rPr>
        <w:t xml:space="preserve"> </w:t>
      </w:r>
      <w:r w:rsidRPr="006A04D1">
        <w:rPr>
          <w:rStyle w:val="kwd1"/>
          <w:lang w:val="en-US"/>
        </w:rPr>
        <w:t>string</w:t>
      </w:r>
      <w:r w:rsidRPr="006A04D1">
        <w:rPr>
          <w:rStyle w:val="pln1"/>
          <w:lang w:val="en-US"/>
        </w:rPr>
        <w:t xml:space="preserve"> </w:t>
      </w:r>
      <w:proofErr w:type="spellStart"/>
      <w:r w:rsidRPr="006A04D1">
        <w:rPr>
          <w:rStyle w:val="typ1"/>
          <w:lang w:val="en-US"/>
        </w:rPr>
        <w:t>ShippingType</w:t>
      </w:r>
      <w:proofErr w:type="spellEnd"/>
      <w:r w:rsidRPr="006A04D1">
        <w:rPr>
          <w:rStyle w:val="pln1"/>
          <w:lang w:val="en-US"/>
        </w:rPr>
        <w:t xml:space="preserve"> </w:t>
      </w:r>
      <w:r w:rsidRPr="006A04D1">
        <w:rPr>
          <w:rStyle w:val="pun1"/>
          <w:lang w:val="en-US"/>
        </w:rPr>
        <w:t>=</w:t>
      </w:r>
      <w:r w:rsidRPr="006A04D1">
        <w:rPr>
          <w:rStyle w:val="pln1"/>
          <w:lang w:val="en-US"/>
        </w:rPr>
        <w:t xml:space="preserve"> </w:t>
      </w:r>
      <w:r w:rsidRPr="006A04D1">
        <w:rPr>
          <w:rStyle w:val="str1"/>
          <w:lang w:val="en-US"/>
        </w:rPr>
        <w:t>"</w:t>
      </w:r>
      <w:proofErr w:type="spellStart"/>
      <w:r w:rsidRPr="006A04D1">
        <w:rPr>
          <w:rStyle w:val="str1"/>
          <w:lang w:val="en-US"/>
        </w:rPr>
        <w:t>DropShip</w:t>
      </w:r>
      <w:proofErr w:type="spellEnd"/>
      <w:r w:rsidRPr="006A04D1">
        <w:rPr>
          <w:rStyle w:val="str1"/>
          <w:lang w:val="en-US"/>
        </w:rPr>
        <w:t>"</w:t>
      </w:r>
      <w:r w:rsidRPr="006A04D1">
        <w:rPr>
          <w:rStyle w:val="pun1"/>
          <w:lang w:val="en-US"/>
        </w:rPr>
        <w:t>;</w:t>
      </w:r>
    </w:p>
    <w:p w14:paraId="4D5259F3" w14:textId="77777777" w:rsidR="002507F4" w:rsidRPr="006A04D1" w:rsidRDefault="002507F4" w:rsidP="002507F4">
      <w:pPr>
        <w:pStyle w:val="HTMLconformatoprevio"/>
        <w:numPr>
          <w:ilvl w:val="0"/>
          <w:numId w:val="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p>
    <w:p w14:paraId="6B51919F" w14:textId="77777777" w:rsidR="002507F4" w:rsidRDefault="002507F4" w:rsidP="002507F4">
      <w:pPr>
        <w:pStyle w:val="HTMLconformatoprevio"/>
        <w:numPr>
          <w:ilvl w:val="0"/>
          <w:numId w:val="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Avoid</w:t>
      </w:r>
      <w:proofErr w:type="spellEnd"/>
    </w:p>
    <w:p w14:paraId="334C7281" w14:textId="77777777" w:rsidR="002507F4" w:rsidRPr="006A04D1" w:rsidRDefault="002507F4" w:rsidP="002507F4">
      <w:pPr>
        <w:pStyle w:val="HTMLconformatoprevio"/>
        <w:numPr>
          <w:ilvl w:val="0"/>
          <w:numId w:val="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kwd1"/>
          <w:lang w:val="en-US"/>
        </w:rPr>
        <w:t>public</w:t>
      </w:r>
      <w:r w:rsidRPr="006A04D1">
        <w:rPr>
          <w:rStyle w:val="pln1"/>
          <w:lang w:val="en-US"/>
        </w:rPr>
        <w:t xml:space="preserve"> </w:t>
      </w:r>
      <w:r w:rsidRPr="006A04D1">
        <w:rPr>
          <w:rStyle w:val="kwd1"/>
          <w:lang w:val="en-US"/>
        </w:rPr>
        <w:t>static</w:t>
      </w:r>
      <w:r w:rsidRPr="006A04D1">
        <w:rPr>
          <w:rStyle w:val="pln1"/>
          <w:lang w:val="en-US"/>
        </w:rPr>
        <w:t xml:space="preserve"> </w:t>
      </w:r>
      <w:r w:rsidRPr="006A04D1">
        <w:rPr>
          <w:rStyle w:val="kwd1"/>
          <w:lang w:val="en-US"/>
        </w:rPr>
        <w:t>const</w:t>
      </w:r>
      <w:r w:rsidRPr="006A04D1">
        <w:rPr>
          <w:rStyle w:val="pln1"/>
          <w:lang w:val="en-US"/>
        </w:rPr>
        <w:t xml:space="preserve"> </w:t>
      </w:r>
      <w:r w:rsidRPr="006A04D1">
        <w:rPr>
          <w:rStyle w:val="kwd1"/>
          <w:lang w:val="en-US"/>
        </w:rPr>
        <w:t>string</w:t>
      </w:r>
      <w:r w:rsidRPr="006A04D1">
        <w:rPr>
          <w:rStyle w:val="pln1"/>
          <w:lang w:val="en-US"/>
        </w:rPr>
        <w:t xml:space="preserve"> SHIPPINGTYPE </w:t>
      </w:r>
      <w:r w:rsidRPr="006A04D1">
        <w:rPr>
          <w:rStyle w:val="pun1"/>
          <w:lang w:val="en-US"/>
        </w:rPr>
        <w:t>=</w:t>
      </w:r>
      <w:r w:rsidRPr="006A04D1">
        <w:rPr>
          <w:rStyle w:val="pln1"/>
          <w:lang w:val="en-US"/>
        </w:rPr>
        <w:t xml:space="preserve"> </w:t>
      </w:r>
      <w:r w:rsidRPr="006A04D1">
        <w:rPr>
          <w:rStyle w:val="str1"/>
          <w:lang w:val="en-US"/>
        </w:rPr>
        <w:t>"</w:t>
      </w:r>
      <w:proofErr w:type="spellStart"/>
      <w:r w:rsidRPr="006A04D1">
        <w:rPr>
          <w:rStyle w:val="str1"/>
          <w:lang w:val="en-US"/>
        </w:rPr>
        <w:t>DropShip</w:t>
      </w:r>
      <w:proofErr w:type="spellEnd"/>
      <w:r w:rsidRPr="006A04D1">
        <w:rPr>
          <w:rStyle w:val="str1"/>
          <w:lang w:val="en-US"/>
        </w:rPr>
        <w:t>"</w:t>
      </w:r>
      <w:r w:rsidRPr="006A04D1">
        <w:rPr>
          <w:rStyle w:val="pun1"/>
          <w:lang w:val="en-US"/>
        </w:rPr>
        <w:t>;</w:t>
      </w:r>
    </w:p>
    <w:p w14:paraId="16D18E84" w14:textId="77777777" w:rsidR="002507F4" w:rsidRPr="006A04D1" w:rsidRDefault="002507F4" w:rsidP="002507F4">
      <w:pPr>
        <w:spacing w:after="240"/>
        <w:rPr>
          <w:rStyle w:val="avoid-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xml:space="preserve">: consistent with the Microsoft's .NET Framework. Caps </w:t>
      </w:r>
      <w:proofErr w:type="spellStart"/>
      <w:r w:rsidRPr="006A04D1">
        <w:rPr>
          <w:rFonts w:ascii="Helvetica" w:hAnsi="Helvetica" w:cs="Arial"/>
          <w:color w:val="555555"/>
          <w:sz w:val="21"/>
          <w:szCs w:val="21"/>
          <w:lang w:val="en-US"/>
        </w:rPr>
        <w:t>grap</w:t>
      </w:r>
      <w:proofErr w:type="spellEnd"/>
      <w:r w:rsidRPr="006A04D1">
        <w:rPr>
          <w:rFonts w:ascii="Helvetica" w:hAnsi="Helvetica" w:cs="Arial"/>
          <w:color w:val="555555"/>
          <w:sz w:val="21"/>
          <w:szCs w:val="21"/>
          <w:lang w:val="en-US"/>
        </w:rPr>
        <w:t xml:space="preserve"> too much attention.</w:t>
      </w:r>
      <w:r w:rsidRPr="006A04D1">
        <w:rPr>
          <w:rFonts w:ascii="Helvetica" w:hAnsi="Helvetica" w:cs="Arial"/>
          <w:color w:val="555555"/>
          <w:sz w:val="21"/>
          <w:szCs w:val="21"/>
          <w:lang w:val="en-US"/>
        </w:rPr>
        <w:br/>
      </w:r>
    </w:p>
    <w:p w14:paraId="005514A8" w14:textId="77777777" w:rsidR="002507F4" w:rsidRPr="006A04D1" w:rsidRDefault="002507F4" w:rsidP="002507F4">
      <w:pPr>
        <w:spacing w:before="210" w:after="210"/>
        <w:rPr>
          <w:rFonts w:ascii="Helvetica" w:hAnsi="Helvetica" w:cs="Arial"/>
          <w:color w:val="555555"/>
          <w:sz w:val="21"/>
          <w:szCs w:val="21"/>
          <w:lang w:val="en-US"/>
        </w:rPr>
      </w:pPr>
      <w:proofErr w:type="spellStart"/>
      <w:r w:rsidRPr="006A04D1">
        <w:rPr>
          <w:rStyle w:val="avoid-this"/>
          <w:rFonts w:ascii="Helvetica" w:hAnsi="Helvetica" w:cs="Arial"/>
          <w:color w:val="555555"/>
          <w:sz w:val="21"/>
          <w:szCs w:val="21"/>
          <w:highlight w:val="lightGray"/>
          <w:lang w:val="en-US"/>
        </w:rPr>
        <w:t>avoid</w:t>
      </w:r>
      <w:r w:rsidRPr="006A04D1">
        <w:rPr>
          <w:rFonts w:ascii="Helvetica" w:hAnsi="Helvetica" w:cs="Arial"/>
          <w:color w:val="555555"/>
          <w:sz w:val="21"/>
          <w:szCs w:val="21"/>
          <w:highlight w:val="lightGray"/>
          <w:lang w:val="en-US"/>
        </w:rPr>
        <w:t>using</w:t>
      </w:r>
      <w:proofErr w:type="spellEnd"/>
      <w:r w:rsidRPr="006A04D1">
        <w:rPr>
          <w:rFonts w:ascii="Helvetica" w:hAnsi="Helvetica" w:cs="Arial"/>
          <w:color w:val="555555"/>
          <w:sz w:val="21"/>
          <w:szCs w:val="21"/>
          <w:lang w:val="en-US"/>
        </w:rPr>
        <w:t xml:space="preserve"> </w:t>
      </w:r>
      <w:r w:rsidRPr="006A04D1">
        <w:rPr>
          <w:rFonts w:ascii="Helvetica" w:hAnsi="Helvetica" w:cs="Arial"/>
          <w:b/>
          <w:bCs/>
          <w:color w:val="555555"/>
          <w:sz w:val="21"/>
          <w:szCs w:val="21"/>
          <w:lang w:val="en-US"/>
        </w:rPr>
        <w:t>Abbreviations</w:t>
      </w:r>
      <w:r w:rsidRPr="006A04D1">
        <w:rPr>
          <w:rFonts w:ascii="Helvetica" w:hAnsi="Helvetica" w:cs="Arial"/>
          <w:color w:val="555555"/>
          <w:sz w:val="21"/>
          <w:szCs w:val="21"/>
          <w:lang w:val="en-US"/>
        </w:rPr>
        <w:t xml:space="preserve">. Exceptions: abbreviations commonly used as names, such as </w:t>
      </w:r>
      <w:r w:rsidRPr="006A04D1">
        <w:rPr>
          <w:rFonts w:ascii="Helvetica" w:hAnsi="Helvetica" w:cs="Arial"/>
          <w:b/>
          <w:bCs/>
          <w:color w:val="555555"/>
          <w:sz w:val="21"/>
          <w:szCs w:val="21"/>
          <w:lang w:val="en-US"/>
        </w:rPr>
        <w:t>Id, Xml, Ftp, Uri</w:t>
      </w:r>
      <w:r w:rsidRPr="006A04D1">
        <w:rPr>
          <w:rFonts w:ascii="Helvetica" w:hAnsi="Helvetica" w:cs="Arial"/>
          <w:color w:val="555555"/>
          <w:sz w:val="21"/>
          <w:szCs w:val="21"/>
          <w:lang w:val="en-US"/>
        </w:rPr>
        <w:t xml:space="preserve"> </w:t>
      </w:r>
    </w:p>
    <w:p w14:paraId="5B061512"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13633B8B"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UserGroup</w:t>
      </w:r>
      <w:proofErr w:type="spellEnd"/>
      <w:r>
        <w:rPr>
          <w:rStyle w:val="pln1"/>
        </w:rPr>
        <w:t xml:space="preserve"> </w:t>
      </w:r>
      <w:proofErr w:type="spellStart"/>
      <w:r>
        <w:rPr>
          <w:rStyle w:val="pln1"/>
        </w:rPr>
        <w:t>userGroup</w:t>
      </w:r>
      <w:proofErr w:type="spellEnd"/>
      <w:r>
        <w:rPr>
          <w:rStyle w:val="pun1"/>
        </w:rPr>
        <w:t>;</w:t>
      </w:r>
    </w:p>
    <w:p w14:paraId="60F009DA"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Assignment</w:t>
      </w:r>
      <w:proofErr w:type="spellEnd"/>
      <w:r>
        <w:rPr>
          <w:rStyle w:val="pln1"/>
        </w:rPr>
        <w:t xml:space="preserve"> </w:t>
      </w:r>
      <w:proofErr w:type="spellStart"/>
      <w:r>
        <w:rPr>
          <w:rStyle w:val="pln1"/>
        </w:rPr>
        <w:t>employeeAssignment</w:t>
      </w:r>
      <w:proofErr w:type="spellEnd"/>
      <w:r>
        <w:rPr>
          <w:rStyle w:val="pun1"/>
        </w:rPr>
        <w:t>;</w:t>
      </w:r>
    </w:p>
    <w:p w14:paraId="73B6DF89"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49AA87D3"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Avoid</w:t>
      </w:r>
      <w:proofErr w:type="spellEnd"/>
    </w:p>
    <w:p w14:paraId="2E2989A3"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UserGroup</w:t>
      </w:r>
      <w:proofErr w:type="spellEnd"/>
      <w:r>
        <w:rPr>
          <w:rStyle w:val="pln1"/>
        </w:rPr>
        <w:t xml:space="preserve"> </w:t>
      </w:r>
      <w:proofErr w:type="spellStart"/>
      <w:r>
        <w:rPr>
          <w:rStyle w:val="pln1"/>
        </w:rPr>
        <w:t>usrGrp</w:t>
      </w:r>
      <w:proofErr w:type="spellEnd"/>
      <w:r>
        <w:rPr>
          <w:rStyle w:val="pun1"/>
        </w:rPr>
        <w:t>;</w:t>
      </w:r>
    </w:p>
    <w:p w14:paraId="0A91FFD8"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Assignment</w:t>
      </w:r>
      <w:proofErr w:type="spellEnd"/>
      <w:r>
        <w:rPr>
          <w:rStyle w:val="pln1"/>
        </w:rPr>
        <w:t xml:space="preserve"> </w:t>
      </w:r>
      <w:proofErr w:type="spellStart"/>
      <w:r>
        <w:rPr>
          <w:rStyle w:val="pln1"/>
        </w:rPr>
        <w:t>empAssignment</w:t>
      </w:r>
      <w:proofErr w:type="spellEnd"/>
      <w:r>
        <w:rPr>
          <w:rStyle w:val="pun1"/>
        </w:rPr>
        <w:t>;</w:t>
      </w:r>
    </w:p>
    <w:p w14:paraId="1E10BBD7"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0302EDB1"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Exceptions</w:t>
      </w:r>
      <w:proofErr w:type="spellEnd"/>
    </w:p>
    <w:p w14:paraId="226556D3"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CustomerId</w:t>
      </w:r>
      <w:proofErr w:type="spellEnd"/>
      <w:r>
        <w:rPr>
          <w:rStyle w:val="pln1"/>
        </w:rPr>
        <w:t xml:space="preserve"> </w:t>
      </w:r>
      <w:proofErr w:type="spellStart"/>
      <w:r>
        <w:rPr>
          <w:rStyle w:val="pln1"/>
        </w:rPr>
        <w:t>customerId</w:t>
      </w:r>
      <w:proofErr w:type="spellEnd"/>
      <w:r>
        <w:rPr>
          <w:rStyle w:val="pun1"/>
        </w:rPr>
        <w:t>;</w:t>
      </w:r>
    </w:p>
    <w:p w14:paraId="24C0A6FC"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XmlDocument</w:t>
      </w:r>
      <w:proofErr w:type="spellEnd"/>
      <w:r>
        <w:rPr>
          <w:rStyle w:val="pln1"/>
        </w:rPr>
        <w:t xml:space="preserve"> </w:t>
      </w:r>
      <w:proofErr w:type="spellStart"/>
      <w:r>
        <w:rPr>
          <w:rStyle w:val="pln1"/>
        </w:rPr>
        <w:t>xmlDocument</w:t>
      </w:r>
      <w:proofErr w:type="spellEnd"/>
      <w:r>
        <w:rPr>
          <w:rStyle w:val="pun1"/>
        </w:rPr>
        <w:t>;</w:t>
      </w:r>
    </w:p>
    <w:p w14:paraId="0DD2E339"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FtpHelper</w:t>
      </w:r>
      <w:proofErr w:type="spellEnd"/>
      <w:r>
        <w:rPr>
          <w:rStyle w:val="pln1"/>
        </w:rPr>
        <w:t xml:space="preserve"> </w:t>
      </w:r>
      <w:proofErr w:type="spellStart"/>
      <w:r>
        <w:rPr>
          <w:rStyle w:val="pln1"/>
        </w:rPr>
        <w:t>ftpHelper</w:t>
      </w:r>
      <w:proofErr w:type="spellEnd"/>
      <w:r>
        <w:rPr>
          <w:rStyle w:val="pun1"/>
        </w:rPr>
        <w:t>;</w:t>
      </w:r>
    </w:p>
    <w:p w14:paraId="6E63B4BB" w14:textId="77777777" w:rsidR="002507F4" w:rsidRDefault="002507F4" w:rsidP="002507F4">
      <w:pPr>
        <w:pStyle w:val="HTMLconformatoprevio"/>
        <w:numPr>
          <w:ilvl w:val="0"/>
          <w:numId w:val="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UriPart</w:t>
      </w:r>
      <w:proofErr w:type="spellEnd"/>
      <w:r>
        <w:rPr>
          <w:rStyle w:val="pln1"/>
        </w:rPr>
        <w:t xml:space="preserve"> </w:t>
      </w:r>
      <w:proofErr w:type="spellStart"/>
      <w:r>
        <w:rPr>
          <w:rStyle w:val="pln1"/>
        </w:rPr>
        <w:t>uriPart</w:t>
      </w:r>
      <w:proofErr w:type="spellEnd"/>
      <w:r>
        <w:rPr>
          <w:rStyle w:val="pun1"/>
        </w:rPr>
        <w:t>;</w:t>
      </w:r>
    </w:p>
    <w:p w14:paraId="02195E87" w14:textId="77777777" w:rsidR="002507F4" w:rsidRPr="006A04D1" w:rsidRDefault="002507F4" w:rsidP="002507F4">
      <w:pPr>
        <w:spacing w:after="240"/>
        <w:rPr>
          <w:rStyle w:val="do-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 and prevents inconsistent abbreviations.</w:t>
      </w:r>
      <w:r w:rsidRPr="006A04D1">
        <w:rPr>
          <w:rFonts w:ascii="Helvetica" w:hAnsi="Helvetica" w:cs="Arial"/>
          <w:color w:val="555555"/>
          <w:sz w:val="21"/>
          <w:szCs w:val="21"/>
          <w:lang w:val="en-US"/>
        </w:rPr>
        <w:br/>
      </w:r>
    </w:p>
    <w:p w14:paraId="224C066F"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use</w:t>
      </w:r>
      <w:r w:rsidRPr="006A04D1">
        <w:rPr>
          <w:rFonts w:ascii="Helvetica" w:hAnsi="Helvetica" w:cs="Arial"/>
          <w:color w:val="555555"/>
          <w:sz w:val="21"/>
          <w:szCs w:val="21"/>
          <w:lang w:val="en-US"/>
        </w:rPr>
        <w:t xml:space="preserve"> </w:t>
      </w:r>
      <w:proofErr w:type="spellStart"/>
      <w:r w:rsidRPr="006A04D1">
        <w:rPr>
          <w:rFonts w:ascii="Helvetica" w:hAnsi="Helvetica" w:cs="Arial"/>
          <w:b/>
          <w:bCs/>
          <w:color w:val="555555"/>
          <w:sz w:val="21"/>
          <w:szCs w:val="21"/>
          <w:lang w:val="en-US"/>
        </w:rPr>
        <w:t>PascalCasing</w:t>
      </w:r>
      <w:proofErr w:type="spellEnd"/>
      <w:r w:rsidRPr="006A04D1">
        <w:rPr>
          <w:rFonts w:ascii="Helvetica" w:hAnsi="Helvetica" w:cs="Arial"/>
          <w:color w:val="555555"/>
          <w:sz w:val="21"/>
          <w:szCs w:val="21"/>
          <w:lang w:val="en-US"/>
        </w:rPr>
        <w:t xml:space="preserve"> for abbreviations 3 characters or more (2 chars are both uppercase) </w:t>
      </w:r>
    </w:p>
    <w:p w14:paraId="599F9C4D" w14:textId="77777777" w:rsidR="002507F4" w:rsidRDefault="002507F4" w:rsidP="002507F4">
      <w:pPr>
        <w:pStyle w:val="HTMLconformatoprevio"/>
        <w:numPr>
          <w:ilvl w:val="0"/>
          <w:numId w:val="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HtmlHelper</w:t>
      </w:r>
      <w:proofErr w:type="spellEnd"/>
      <w:r>
        <w:rPr>
          <w:rStyle w:val="pln1"/>
        </w:rPr>
        <w:t xml:space="preserve"> </w:t>
      </w:r>
      <w:proofErr w:type="spellStart"/>
      <w:r>
        <w:rPr>
          <w:rStyle w:val="pln1"/>
        </w:rPr>
        <w:t>htmlHelper</w:t>
      </w:r>
      <w:proofErr w:type="spellEnd"/>
      <w:r>
        <w:rPr>
          <w:rStyle w:val="pun1"/>
        </w:rPr>
        <w:t>;</w:t>
      </w:r>
    </w:p>
    <w:p w14:paraId="5B3C2DDB" w14:textId="77777777" w:rsidR="002507F4" w:rsidRDefault="002507F4" w:rsidP="002507F4">
      <w:pPr>
        <w:pStyle w:val="HTMLconformatoprevio"/>
        <w:numPr>
          <w:ilvl w:val="0"/>
          <w:numId w:val="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FtpTransfer</w:t>
      </w:r>
      <w:proofErr w:type="spellEnd"/>
      <w:r>
        <w:rPr>
          <w:rStyle w:val="pln1"/>
        </w:rPr>
        <w:t xml:space="preserve"> </w:t>
      </w:r>
      <w:proofErr w:type="spellStart"/>
      <w:r>
        <w:rPr>
          <w:rStyle w:val="pln1"/>
        </w:rPr>
        <w:t>ftpTransfer</w:t>
      </w:r>
      <w:proofErr w:type="spellEnd"/>
      <w:r>
        <w:rPr>
          <w:rStyle w:val="pun1"/>
        </w:rPr>
        <w:t>;</w:t>
      </w:r>
    </w:p>
    <w:p w14:paraId="2EB81C60" w14:textId="77777777" w:rsidR="002507F4" w:rsidRDefault="002507F4" w:rsidP="002507F4">
      <w:pPr>
        <w:pStyle w:val="HTMLconformatoprevio"/>
        <w:numPr>
          <w:ilvl w:val="0"/>
          <w:numId w:val="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UIControl</w:t>
      </w:r>
      <w:proofErr w:type="spellEnd"/>
      <w:r>
        <w:rPr>
          <w:rStyle w:val="pln1"/>
        </w:rPr>
        <w:t xml:space="preserve"> </w:t>
      </w:r>
      <w:proofErr w:type="spellStart"/>
      <w:r>
        <w:rPr>
          <w:rStyle w:val="pln1"/>
        </w:rPr>
        <w:t>uiControl</w:t>
      </w:r>
      <w:proofErr w:type="spellEnd"/>
      <w:r>
        <w:rPr>
          <w:rStyle w:val="pun1"/>
        </w:rPr>
        <w:t>;</w:t>
      </w:r>
    </w:p>
    <w:p w14:paraId="68256557" w14:textId="77777777" w:rsidR="002507F4" w:rsidRPr="006A04D1" w:rsidRDefault="002507F4" w:rsidP="002507F4">
      <w:pPr>
        <w:spacing w:after="240"/>
        <w:rPr>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xml:space="preserve">: consistent with the Microsoft's .NET Framework. Caps would </w:t>
      </w:r>
      <w:proofErr w:type="spellStart"/>
      <w:r w:rsidRPr="006A04D1">
        <w:rPr>
          <w:rFonts w:ascii="Helvetica" w:hAnsi="Helvetica" w:cs="Arial"/>
          <w:color w:val="555555"/>
          <w:sz w:val="21"/>
          <w:szCs w:val="21"/>
          <w:lang w:val="en-US"/>
        </w:rPr>
        <w:t>grap</w:t>
      </w:r>
      <w:proofErr w:type="spellEnd"/>
      <w:r w:rsidRPr="006A04D1">
        <w:rPr>
          <w:rFonts w:ascii="Helvetica" w:hAnsi="Helvetica" w:cs="Arial"/>
          <w:color w:val="555555"/>
          <w:sz w:val="21"/>
          <w:szCs w:val="21"/>
          <w:lang w:val="en-US"/>
        </w:rPr>
        <w:t xml:space="preserve"> visually too much attention.</w:t>
      </w:r>
      <w:r w:rsidRPr="006A04D1">
        <w:rPr>
          <w:rFonts w:ascii="Helvetica" w:hAnsi="Helvetica" w:cs="Arial"/>
          <w:color w:val="555555"/>
          <w:sz w:val="21"/>
          <w:szCs w:val="21"/>
          <w:lang w:val="en-US"/>
        </w:rPr>
        <w:br/>
      </w:r>
    </w:p>
    <w:p w14:paraId="7DADABF8" w14:textId="77777777" w:rsidR="002507F4" w:rsidRPr="006A04D1" w:rsidRDefault="002507F4" w:rsidP="002507F4">
      <w:pPr>
        <w:spacing w:before="210" w:after="210"/>
        <w:rPr>
          <w:rFonts w:ascii="Helvetica" w:hAnsi="Helvetica" w:cs="Arial"/>
          <w:color w:val="555555"/>
          <w:sz w:val="21"/>
          <w:szCs w:val="21"/>
          <w:lang w:val="en-US"/>
        </w:rPr>
      </w:pPr>
      <w:r w:rsidRPr="006A04D1">
        <w:rPr>
          <w:rFonts w:ascii="Helvetica" w:hAnsi="Helvetica" w:cs="Arial"/>
          <w:color w:val="555555"/>
          <w:sz w:val="21"/>
          <w:szCs w:val="21"/>
          <w:lang w:val="en-US"/>
        </w:rPr>
        <w:lastRenderedPageBreak/>
        <w:br/>
      </w:r>
      <w:r w:rsidRPr="006A04D1">
        <w:rPr>
          <w:rStyle w:val="donot-this"/>
          <w:rFonts w:ascii="Helvetica" w:hAnsi="Helvetica" w:cs="Arial"/>
          <w:color w:val="555555"/>
          <w:sz w:val="21"/>
          <w:szCs w:val="21"/>
          <w:highlight w:val="lightGray"/>
          <w:lang w:val="en-US"/>
        </w:rPr>
        <w:t xml:space="preserve">do </w:t>
      </w:r>
      <w:proofErr w:type="spellStart"/>
      <w:r w:rsidRPr="006A04D1">
        <w:rPr>
          <w:rStyle w:val="donot-this"/>
          <w:rFonts w:ascii="Helvetica" w:hAnsi="Helvetica" w:cs="Arial"/>
          <w:color w:val="555555"/>
          <w:sz w:val="21"/>
          <w:szCs w:val="21"/>
          <w:highlight w:val="lightGray"/>
          <w:lang w:val="en-US"/>
        </w:rPr>
        <w:t>not</w:t>
      </w:r>
      <w:r w:rsidRPr="006A04D1">
        <w:rPr>
          <w:rFonts w:ascii="Helvetica" w:hAnsi="Helvetica" w:cs="Arial"/>
          <w:color w:val="555555"/>
          <w:sz w:val="21"/>
          <w:szCs w:val="21"/>
          <w:highlight w:val="lightGray"/>
          <w:lang w:val="en-US"/>
        </w:rPr>
        <w:t>use</w:t>
      </w:r>
      <w:proofErr w:type="spellEnd"/>
      <w:r w:rsidRPr="006A04D1">
        <w:rPr>
          <w:rFonts w:ascii="Helvetica" w:hAnsi="Helvetica" w:cs="Arial"/>
          <w:color w:val="555555"/>
          <w:sz w:val="21"/>
          <w:szCs w:val="21"/>
          <w:lang w:val="en-US"/>
        </w:rPr>
        <w:t xml:space="preserve"> </w:t>
      </w:r>
      <w:r w:rsidRPr="006A04D1">
        <w:rPr>
          <w:rFonts w:ascii="Helvetica" w:hAnsi="Helvetica" w:cs="Arial"/>
          <w:b/>
          <w:bCs/>
          <w:color w:val="555555"/>
          <w:sz w:val="21"/>
          <w:szCs w:val="21"/>
          <w:lang w:val="en-US"/>
        </w:rPr>
        <w:t>Underscores</w:t>
      </w:r>
      <w:r w:rsidRPr="006A04D1">
        <w:rPr>
          <w:rFonts w:ascii="Helvetica" w:hAnsi="Helvetica" w:cs="Arial"/>
          <w:color w:val="555555"/>
          <w:sz w:val="21"/>
          <w:szCs w:val="21"/>
          <w:lang w:val="en-US"/>
        </w:rPr>
        <w:t xml:space="preserve"> in identifiers. Exception: you can prefix private static variables </w:t>
      </w:r>
      <w:r w:rsidRPr="006A04D1">
        <w:rPr>
          <w:rFonts w:ascii="Helvetica" w:hAnsi="Helvetica" w:cs="Arial"/>
          <w:color w:val="555555"/>
          <w:sz w:val="21"/>
          <w:szCs w:val="21"/>
          <w:lang w:val="en-US"/>
        </w:rPr>
        <w:br/>
        <w:t xml:space="preserve">                    with an underscore. </w:t>
      </w:r>
    </w:p>
    <w:p w14:paraId="0AAB427B"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6722260C"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typ1"/>
        </w:rPr>
        <w:t>DateTime</w:t>
      </w:r>
      <w:proofErr w:type="spellEnd"/>
      <w:r>
        <w:rPr>
          <w:rStyle w:val="pln1"/>
        </w:rPr>
        <w:t xml:space="preserve"> </w:t>
      </w:r>
      <w:proofErr w:type="spellStart"/>
      <w:r>
        <w:rPr>
          <w:rStyle w:val="pln1"/>
        </w:rPr>
        <w:t>clientAppointment</w:t>
      </w:r>
      <w:proofErr w:type="spellEnd"/>
      <w:r>
        <w:rPr>
          <w:rStyle w:val="pun1"/>
        </w:rPr>
        <w:t>;</w:t>
      </w:r>
    </w:p>
    <w:p w14:paraId="241A917F"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typ1"/>
        </w:rPr>
        <w:t>TimeSpan</w:t>
      </w:r>
      <w:proofErr w:type="spellEnd"/>
      <w:r>
        <w:rPr>
          <w:rStyle w:val="pln1"/>
        </w:rPr>
        <w:t xml:space="preserve"> </w:t>
      </w:r>
      <w:proofErr w:type="spellStart"/>
      <w:r>
        <w:rPr>
          <w:rStyle w:val="pln1"/>
        </w:rPr>
        <w:t>timeLeft</w:t>
      </w:r>
      <w:proofErr w:type="spellEnd"/>
      <w:r>
        <w:rPr>
          <w:rStyle w:val="pun1"/>
        </w:rPr>
        <w:t>;</w:t>
      </w:r>
    </w:p>
    <w:p w14:paraId="2A4C87A2"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54FC2B2A"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Avoid</w:t>
      </w:r>
      <w:proofErr w:type="spellEnd"/>
    </w:p>
    <w:p w14:paraId="6910D7E0"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typ1"/>
        </w:rPr>
        <w:t>DateTime</w:t>
      </w:r>
      <w:proofErr w:type="spellEnd"/>
      <w:r>
        <w:rPr>
          <w:rStyle w:val="pln1"/>
        </w:rPr>
        <w:t xml:space="preserve"> </w:t>
      </w:r>
      <w:proofErr w:type="spellStart"/>
      <w:r>
        <w:rPr>
          <w:rStyle w:val="pln1"/>
        </w:rPr>
        <w:t>client_Appointment</w:t>
      </w:r>
      <w:proofErr w:type="spellEnd"/>
      <w:r>
        <w:rPr>
          <w:rStyle w:val="pun1"/>
        </w:rPr>
        <w:t>;</w:t>
      </w:r>
    </w:p>
    <w:p w14:paraId="4636A29D"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typ1"/>
        </w:rPr>
        <w:t>TimeSpan</w:t>
      </w:r>
      <w:proofErr w:type="spellEnd"/>
      <w:r>
        <w:rPr>
          <w:rStyle w:val="pln1"/>
        </w:rPr>
        <w:t xml:space="preserve"> </w:t>
      </w:r>
      <w:proofErr w:type="spellStart"/>
      <w:r>
        <w:rPr>
          <w:rStyle w:val="pln1"/>
        </w:rPr>
        <w:t>time_Left</w:t>
      </w:r>
      <w:proofErr w:type="spellEnd"/>
      <w:r>
        <w:rPr>
          <w:rStyle w:val="pun1"/>
        </w:rPr>
        <w:t>;</w:t>
      </w:r>
    </w:p>
    <w:p w14:paraId="39092CA3"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30024D9F"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Exception</w:t>
      </w:r>
      <w:proofErr w:type="spellEnd"/>
    </w:p>
    <w:p w14:paraId="63688F85" w14:textId="77777777" w:rsidR="002507F4" w:rsidRDefault="002507F4" w:rsidP="002507F4">
      <w:pPr>
        <w:pStyle w:val="HTMLconformatoprevio"/>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private</w:t>
      </w:r>
      <w:proofErr w:type="spellEnd"/>
      <w:r>
        <w:rPr>
          <w:rStyle w:val="pln1"/>
        </w:rPr>
        <w:t xml:space="preserve"> </w:t>
      </w:r>
      <w:proofErr w:type="spellStart"/>
      <w:r>
        <w:rPr>
          <w:rStyle w:val="typ1"/>
        </w:rPr>
        <w:t>DateTime</w:t>
      </w:r>
      <w:proofErr w:type="spellEnd"/>
      <w:r>
        <w:rPr>
          <w:rStyle w:val="pln1"/>
        </w:rPr>
        <w:t xml:space="preserve"> _</w:t>
      </w:r>
      <w:proofErr w:type="spellStart"/>
      <w:r>
        <w:rPr>
          <w:rStyle w:val="pln1"/>
        </w:rPr>
        <w:t>registrationDate</w:t>
      </w:r>
      <w:proofErr w:type="spellEnd"/>
      <w:r>
        <w:rPr>
          <w:rStyle w:val="pun1"/>
        </w:rPr>
        <w:t>;</w:t>
      </w:r>
    </w:p>
    <w:p w14:paraId="3D56DB73" w14:textId="77777777" w:rsidR="002507F4" w:rsidRPr="006A04D1" w:rsidRDefault="002507F4" w:rsidP="002507F4">
      <w:pPr>
        <w:spacing w:after="240"/>
        <w:rPr>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xml:space="preserve">: consistent with the Microsoft's .NET Framework and makes code more natural to read (without 'slur'). </w:t>
      </w:r>
      <w:r w:rsidRPr="00A25774">
        <w:rPr>
          <w:rFonts w:ascii="Helvetica" w:hAnsi="Helvetica" w:cs="Arial"/>
          <w:color w:val="555555"/>
          <w:sz w:val="21"/>
          <w:szCs w:val="21"/>
          <w:lang w:val="en-US"/>
        </w:rPr>
        <w:t>Also avoids underline stress (inability to see underline).</w:t>
      </w:r>
      <w:r w:rsidRPr="00A25774">
        <w:rPr>
          <w:rFonts w:ascii="Helvetica" w:hAnsi="Helvetica" w:cs="Arial"/>
          <w:color w:val="555555"/>
          <w:sz w:val="21"/>
          <w:szCs w:val="21"/>
          <w:lang w:val="en-US"/>
        </w:rPr>
        <w:br/>
      </w:r>
      <w:r w:rsidRPr="006A04D1">
        <w:rPr>
          <w:rFonts w:ascii="Helvetica" w:hAnsi="Helvetica" w:cs="Arial"/>
          <w:color w:val="555555"/>
          <w:sz w:val="21"/>
          <w:szCs w:val="21"/>
          <w:lang w:val="en-US"/>
        </w:rPr>
        <w:br/>
      </w:r>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use</w:t>
      </w:r>
      <w:r w:rsidRPr="006A04D1">
        <w:rPr>
          <w:rFonts w:ascii="Helvetica" w:hAnsi="Helvetica" w:cs="Arial"/>
          <w:color w:val="555555"/>
          <w:sz w:val="21"/>
          <w:szCs w:val="21"/>
          <w:lang w:val="en-US"/>
        </w:rPr>
        <w:t xml:space="preserve"> </w:t>
      </w:r>
      <w:r w:rsidRPr="006A04D1">
        <w:rPr>
          <w:rFonts w:ascii="Helvetica" w:hAnsi="Helvetica" w:cs="Arial"/>
          <w:b/>
          <w:bCs/>
          <w:color w:val="555555"/>
          <w:sz w:val="21"/>
          <w:szCs w:val="21"/>
          <w:lang w:val="en-US"/>
        </w:rPr>
        <w:t>predefined type names</w:t>
      </w:r>
      <w:r w:rsidRPr="006A04D1">
        <w:rPr>
          <w:rFonts w:ascii="Helvetica" w:hAnsi="Helvetica" w:cs="Arial"/>
          <w:color w:val="555555"/>
          <w:sz w:val="21"/>
          <w:szCs w:val="21"/>
          <w:lang w:val="en-US"/>
        </w:rPr>
        <w:t xml:space="preserve"> instead of system type names like Int16, Single, UInt64, </w:t>
      </w:r>
      <w:proofErr w:type="spellStart"/>
      <w:r w:rsidRPr="006A04D1">
        <w:rPr>
          <w:rFonts w:ascii="Helvetica" w:hAnsi="Helvetica" w:cs="Arial"/>
          <w:color w:val="555555"/>
          <w:sz w:val="21"/>
          <w:szCs w:val="21"/>
          <w:lang w:val="en-US"/>
        </w:rPr>
        <w:t>etc</w:t>
      </w:r>
      <w:proofErr w:type="spellEnd"/>
      <w:r w:rsidRPr="006A04D1">
        <w:rPr>
          <w:rFonts w:ascii="Helvetica" w:hAnsi="Helvetica" w:cs="Arial"/>
          <w:color w:val="555555"/>
          <w:sz w:val="21"/>
          <w:szCs w:val="21"/>
          <w:lang w:val="en-US"/>
        </w:rPr>
        <w:br/>
        <w:t xml:space="preserve">          </w:t>
      </w:r>
    </w:p>
    <w:p w14:paraId="482DA777"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1A7E4E29"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string</w:t>
      </w:r>
      <w:proofErr w:type="spellEnd"/>
      <w:r>
        <w:rPr>
          <w:rStyle w:val="pln1"/>
        </w:rPr>
        <w:t xml:space="preserve"> </w:t>
      </w:r>
      <w:proofErr w:type="spellStart"/>
      <w:r>
        <w:rPr>
          <w:rStyle w:val="pln1"/>
        </w:rPr>
        <w:t>firstName</w:t>
      </w:r>
      <w:proofErr w:type="spellEnd"/>
      <w:r>
        <w:rPr>
          <w:rStyle w:val="pun1"/>
        </w:rPr>
        <w:t>;</w:t>
      </w:r>
    </w:p>
    <w:p w14:paraId="7A892AC5"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int</w:t>
      </w:r>
      <w:proofErr w:type="spellEnd"/>
      <w:r>
        <w:rPr>
          <w:rStyle w:val="pln1"/>
        </w:rPr>
        <w:t xml:space="preserve"> </w:t>
      </w:r>
      <w:proofErr w:type="spellStart"/>
      <w:r>
        <w:rPr>
          <w:rStyle w:val="pln1"/>
        </w:rPr>
        <w:t>lastIndex</w:t>
      </w:r>
      <w:proofErr w:type="spellEnd"/>
      <w:r>
        <w:rPr>
          <w:rStyle w:val="pun1"/>
        </w:rPr>
        <w:t>;</w:t>
      </w:r>
    </w:p>
    <w:p w14:paraId="7B3ACA63"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bool</w:t>
      </w:r>
      <w:proofErr w:type="spellEnd"/>
      <w:r>
        <w:rPr>
          <w:rStyle w:val="pln1"/>
        </w:rPr>
        <w:t xml:space="preserve"> </w:t>
      </w:r>
      <w:proofErr w:type="spellStart"/>
      <w:r>
        <w:rPr>
          <w:rStyle w:val="pln1"/>
        </w:rPr>
        <w:t>isSaved</w:t>
      </w:r>
      <w:proofErr w:type="spellEnd"/>
      <w:r>
        <w:rPr>
          <w:rStyle w:val="pun1"/>
        </w:rPr>
        <w:t>;</w:t>
      </w:r>
    </w:p>
    <w:p w14:paraId="19733DDD"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75191189"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Avoid</w:t>
      </w:r>
      <w:proofErr w:type="spellEnd"/>
    </w:p>
    <w:p w14:paraId="5DC2B532"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String</w:t>
      </w:r>
      <w:proofErr w:type="spellEnd"/>
      <w:r>
        <w:rPr>
          <w:rStyle w:val="pln1"/>
        </w:rPr>
        <w:t xml:space="preserve"> </w:t>
      </w:r>
      <w:proofErr w:type="spellStart"/>
      <w:r>
        <w:rPr>
          <w:rStyle w:val="pln1"/>
        </w:rPr>
        <w:t>firstName</w:t>
      </w:r>
      <w:proofErr w:type="spellEnd"/>
      <w:r>
        <w:rPr>
          <w:rStyle w:val="pun1"/>
        </w:rPr>
        <w:t>;</w:t>
      </w:r>
    </w:p>
    <w:p w14:paraId="11AE25E5"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typ1"/>
        </w:rPr>
        <w:t>Int32</w:t>
      </w:r>
      <w:r>
        <w:rPr>
          <w:rStyle w:val="pln1"/>
        </w:rPr>
        <w:t xml:space="preserve"> </w:t>
      </w:r>
      <w:proofErr w:type="spellStart"/>
      <w:r>
        <w:rPr>
          <w:rStyle w:val="pln1"/>
        </w:rPr>
        <w:t>lastIndex</w:t>
      </w:r>
      <w:proofErr w:type="spellEnd"/>
      <w:r>
        <w:rPr>
          <w:rStyle w:val="pun1"/>
        </w:rPr>
        <w:t>;</w:t>
      </w:r>
    </w:p>
    <w:p w14:paraId="60F076CA" w14:textId="77777777" w:rsidR="002507F4" w:rsidRDefault="002507F4" w:rsidP="002507F4">
      <w:pPr>
        <w:pStyle w:val="HTMLconformatoprevio"/>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typ1"/>
        </w:rPr>
        <w:t>Boolean</w:t>
      </w:r>
      <w:proofErr w:type="spellEnd"/>
      <w:r>
        <w:rPr>
          <w:rStyle w:val="pln1"/>
        </w:rPr>
        <w:t xml:space="preserve"> </w:t>
      </w:r>
      <w:proofErr w:type="spellStart"/>
      <w:r>
        <w:rPr>
          <w:rStyle w:val="pln1"/>
        </w:rPr>
        <w:t>isSaved</w:t>
      </w:r>
      <w:proofErr w:type="spellEnd"/>
      <w:r>
        <w:rPr>
          <w:rStyle w:val="pun1"/>
        </w:rPr>
        <w:t>;</w:t>
      </w:r>
    </w:p>
    <w:p w14:paraId="040A10DB" w14:textId="77777777" w:rsidR="002507F4" w:rsidRPr="00A25774" w:rsidRDefault="002507F4" w:rsidP="002507F4">
      <w:pPr>
        <w:spacing w:after="240"/>
        <w:rPr>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xml:space="preserve">: consistent with the Microsoft's .NET Framework and makes code more natural to read. </w:t>
      </w:r>
      <w:r w:rsidRPr="006A04D1">
        <w:rPr>
          <w:rFonts w:ascii="Helvetica" w:hAnsi="Helvetica" w:cs="Arial"/>
          <w:color w:val="555555"/>
          <w:sz w:val="21"/>
          <w:szCs w:val="21"/>
          <w:lang w:val="en-US"/>
        </w:rPr>
        <w:br/>
      </w:r>
    </w:p>
    <w:p w14:paraId="11356380" w14:textId="77777777" w:rsidR="002507F4" w:rsidRPr="006A04D1" w:rsidRDefault="002507F4" w:rsidP="002507F4">
      <w:pPr>
        <w:spacing w:before="210" w:after="210"/>
        <w:rPr>
          <w:rFonts w:ascii="Helvetica" w:hAnsi="Helvetica" w:cs="Arial"/>
          <w:color w:val="555555"/>
          <w:sz w:val="21"/>
          <w:szCs w:val="21"/>
          <w:lang w:val="en-US"/>
        </w:rPr>
      </w:pPr>
      <w:r w:rsidRPr="006A04D1">
        <w:rPr>
          <w:rFonts w:ascii="Helvetica" w:hAnsi="Helvetica" w:cs="Arial"/>
          <w:color w:val="555555"/>
          <w:sz w:val="21"/>
          <w:szCs w:val="21"/>
          <w:lang w:val="en-US"/>
        </w:rPr>
        <w:br/>
      </w:r>
      <w:r w:rsidRPr="006A04D1">
        <w:rPr>
          <w:rFonts w:ascii="Helvetica" w:hAnsi="Helvetica" w:cs="Arial"/>
          <w:color w:val="555555"/>
          <w:sz w:val="21"/>
          <w:szCs w:val="21"/>
          <w:lang w:val="en-US"/>
        </w:rPr>
        <w:br/>
      </w:r>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use</w:t>
      </w:r>
      <w:r w:rsidRPr="006A04D1">
        <w:rPr>
          <w:rFonts w:ascii="Helvetica" w:hAnsi="Helvetica" w:cs="Arial"/>
          <w:color w:val="555555"/>
          <w:sz w:val="21"/>
          <w:szCs w:val="21"/>
          <w:lang w:val="en-US"/>
        </w:rPr>
        <w:t xml:space="preserve"> implicit type </w:t>
      </w:r>
      <w:r w:rsidRPr="006A04D1">
        <w:rPr>
          <w:rFonts w:ascii="Helvetica" w:hAnsi="Helvetica" w:cs="Arial"/>
          <w:b/>
          <w:bCs/>
          <w:color w:val="555555"/>
          <w:sz w:val="21"/>
          <w:szCs w:val="21"/>
          <w:lang w:val="en-US"/>
        </w:rPr>
        <w:t>var</w:t>
      </w:r>
      <w:r w:rsidRPr="006A04D1">
        <w:rPr>
          <w:rFonts w:ascii="Helvetica" w:hAnsi="Helvetica" w:cs="Arial"/>
          <w:color w:val="555555"/>
          <w:sz w:val="21"/>
          <w:szCs w:val="21"/>
          <w:lang w:val="en-US"/>
        </w:rPr>
        <w:t xml:space="preserve"> for local variable declarations. Exception: primitive types (int, string, </w:t>
      </w:r>
      <w:r w:rsidRPr="006A04D1">
        <w:rPr>
          <w:rFonts w:ascii="Helvetica" w:hAnsi="Helvetica" w:cs="Arial"/>
          <w:color w:val="555555"/>
          <w:sz w:val="21"/>
          <w:szCs w:val="21"/>
          <w:lang w:val="en-US"/>
        </w:rPr>
        <w:br/>
        <w:t xml:space="preserve">          double, </w:t>
      </w:r>
      <w:proofErr w:type="spellStart"/>
      <w:r w:rsidRPr="006A04D1">
        <w:rPr>
          <w:rFonts w:ascii="Helvetica" w:hAnsi="Helvetica" w:cs="Arial"/>
          <w:color w:val="555555"/>
          <w:sz w:val="21"/>
          <w:szCs w:val="21"/>
          <w:lang w:val="en-US"/>
        </w:rPr>
        <w:t>etc</w:t>
      </w:r>
      <w:proofErr w:type="spellEnd"/>
      <w:r w:rsidRPr="006A04D1">
        <w:rPr>
          <w:rFonts w:ascii="Helvetica" w:hAnsi="Helvetica" w:cs="Arial"/>
          <w:color w:val="555555"/>
          <w:sz w:val="21"/>
          <w:szCs w:val="21"/>
          <w:lang w:val="en-US"/>
        </w:rPr>
        <w:t xml:space="preserve">) use predefined names. </w:t>
      </w:r>
    </w:p>
    <w:p w14:paraId="4836D2FB" w14:textId="77777777" w:rsidR="002507F4" w:rsidRPr="006A04D1"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lang w:val="en-US"/>
        </w:rPr>
      </w:pPr>
      <w:r w:rsidRPr="006A04D1">
        <w:rPr>
          <w:rStyle w:val="kwd1"/>
          <w:sz w:val="16"/>
          <w:lang w:val="en-US"/>
        </w:rPr>
        <w:t>var</w:t>
      </w:r>
      <w:r w:rsidRPr="006A04D1">
        <w:rPr>
          <w:rStyle w:val="pln1"/>
          <w:sz w:val="16"/>
          <w:lang w:val="en-US"/>
        </w:rPr>
        <w:t xml:space="preserve"> stream </w:t>
      </w:r>
      <w:r w:rsidRPr="006A04D1">
        <w:rPr>
          <w:rStyle w:val="pun1"/>
          <w:sz w:val="16"/>
          <w:lang w:val="en-US"/>
        </w:rPr>
        <w:t>=</w:t>
      </w:r>
      <w:r w:rsidRPr="006A04D1">
        <w:rPr>
          <w:rStyle w:val="pln1"/>
          <w:sz w:val="16"/>
          <w:lang w:val="en-US"/>
        </w:rPr>
        <w:t xml:space="preserve"> </w:t>
      </w:r>
      <w:proofErr w:type="spellStart"/>
      <w:r w:rsidRPr="006A04D1">
        <w:rPr>
          <w:rStyle w:val="typ1"/>
          <w:sz w:val="16"/>
          <w:lang w:val="en-US"/>
        </w:rPr>
        <w:t>File</w:t>
      </w:r>
      <w:r w:rsidRPr="006A04D1">
        <w:rPr>
          <w:rStyle w:val="pun1"/>
          <w:sz w:val="16"/>
          <w:lang w:val="en-US"/>
        </w:rPr>
        <w:t>.</w:t>
      </w:r>
      <w:r w:rsidRPr="006A04D1">
        <w:rPr>
          <w:rStyle w:val="typ1"/>
          <w:sz w:val="16"/>
          <w:lang w:val="en-US"/>
        </w:rPr>
        <w:t>Create</w:t>
      </w:r>
      <w:proofErr w:type="spellEnd"/>
      <w:r w:rsidRPr="006A04D1">
        <w:rPr>
          <w:rStyle w:val="pun1"/>
          <w:sz w:val="16"/>
          <w:lang w:val="en-US"/>
        </w:rPr>
        <w:t>(</w:t>
      </w:r>
      <w:r w:rsidRPr="006A04D1">
        <w:rPr>
          <w:rStyle w:val="pln1"/>
          <w:sz w:val="16"/>
          <w:lang w:val="en-US"/>
        </w:rPr>
        <w:t>path</w:t>
      </w:r>
      <w:r w:rsidRPr="006A04D1">
        <w:rPr>
          <w:rStyle w:val="pun1"/>
          <w:sz w:val="16"/>
          <w:lang w:val="en-US"/>
        </w:rPr>
        <w:t>);</w:t>
      </w:r>
    </w:p>
    <w:p w14:paraId="7A48CAD6" w14:textId="77777777" w:rsidR="002507F4" w:rsidRPr="006A04D1"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proofErr w:type="spellStart"/>
      <w:r w:rsidRPr="006A04D1">
        <w:rPr>
          <w:rStyle w:val="kwd1"/>
          <w:sz w:val="16"/>
        </w:rPr>
        <w:t>var</w:t>
      </w:r>
      <w:proofErr w:type="spellEnd"/>
      <w:r w:rsidRPr="006A04D1">
        <w:rPr>
          <w:rStyle w:val="pln1"/>
          <w:sz w:val="16"/>
        </w:rPr>
        <w:t xml:space="preserve"> </w:t>
      </w:r>
      <w:proofErr w:type="spellStart"/>
      <w:r w:rsidRPr="006A04D1">
        <w:rPr>
          <w:rStyle w:val="pln1"/>
          <w:sz w:val="16"/>
        </w:rPr>
        <w:t>customers</w:t>
      </w:r>
      <w:proofErr w:type="spellEnd"/>
      <w:r w:rsidRPr="006A04D1">
        <w:rPr>
          <w:rStyle w:val="pln1"/>
          <w:sz w:val="16"/>
        </w:rPr>
        <w:t xml:space="preserve"> </w:t>
      </w:r>
      <w:r w:rsidRPr="006A04D1">
        <w:rPr>
          <w:rStyle w:val="pun1"/>
          <w:sz w:val="16"/>
        </w:rPr>
        <w:t>=</w:t>
      </w:r>
      <w:r w:rsidRPr="006A04D1">
        <w:rPr>
          <w:rStyle w:val="pln1"/>
          <w:sz w:val="16"/>
        </w:rPr>
        <w:t xml:space="preserve"> </w:t>
      </w:r>
      <w:r w:rsidRPr="006A04D1">
        <w:rPr>
          <w:rStyle w:val="kwd1"/>
          <w:sz w:val="16"/>
        </w:rPr>
        <w:t>new</w:t>
      </w:r>
      <w:r w:rsidRPr="006A04D1">
        <w:rPr>
          <w:rStyle w:val="pln1"/>
          <w:sz w:val="16"/>
        </w:rPr>
        <w:t xml:space="preserve"> </w:t>
      </w:r>
      <w:proofErr w:type="spellStart"/>
      <w:r w:rsidRPr="006A04D1">
        <w:rPr>
          <w:rStyle w:val="typ1"/>
          <w:sz w:val="16"/>
        </w:rPr>
        <w:t>Dictionary</w:t>
      </w:r>
      <w:proofErr w:type="spellEnd"/>
      <w:r w:rsidRPr="006A04D1">
        <w:rPr>
          <w:rStyle w:val="pun1"/>
          <w:sz w:val="16"/>
        </w:rPr>
        <w:t>();</w:t>
      </w:r>
    </w:p>
    <w:p w14:paraId="559A63E9" w14:textId="77777777" w:rsidR="002507F4" w:rsidRPr="006A04D1"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6A04D1">
        <w:rPr>
          <w:rStyle w:val="pln1"/>
          <w:sz w:val="16"/>
        </w:rPr>
        <w:t xml:space="preserve"> </w:t>
      </w:r>
    </w:p>
    <w:p w14:paraId="1EF7B857" w14:textId="77777777" w:rsidR="002507F4" w:rsidRPr="006A04D1"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6A04D1">
        <w:rPr>
          <w:rStyle w:val="com1"/>
          <w:sz w:val="16"/>
        </w:rPr>
        <w:t xml:space="preserve">// </w:t>
      </w:r>
      <w:proofErr w:type="spellStart"/>
      <w:r w:rsidRPr="006A04D1">
        <w:rPr>
          <w:rStyle w:val="com1"/>
          <w:sz w:val="16"/>
        </w:rPr>
        <w:t>Exceptions</w:t>
      </w:r>
      <w:proofErr w:type="spellEnd"/>
    </w:p>
    <w:p w14:paraId="20679B27" w14:textId="77777777" w:rsidR="002507F4" w:rsidRPr="006A04D1"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proofErr w:type="spellStart"/>
      <w:r w:rsidRPr="006A04D1">
        <w:rPr>
          <w:rStyle w:val="kwd1"/>
          <w:sz w:val="16"/>
        </w:rPr>
        <w:t>int</w:t>
      </w:r>
      <w:proofErr w:type="spellEnd"/>
      <w:r w:rsidRPr="006A04D1">
        <w:rPr>
          <w:rStyle w:val="pln1"/>
          <w:sz w:val="16"/>
        </w:rPr>
        <w:t xml:space="preserve"> </w:t>
      </w:r>
      <w:proofErr w:type="spellStart"/>
      <w:r w:rsidRPr="006A04D1">
        <w:rPr>
          <w:rStyle w:val="pln1"/>
          <w:sz w:val="16"/>
        </w:rPr>
        <w:t>index</w:t>
      </w:r>
      <w:proofErr w:type="spellEnd"/>
      <w:r w:rsidRPr="006A04D1">
        <w:rPr>
          <w:rStyle w:val="pln1"/>
          <w:sz w:val="16"/>
        </w:rPr>
        <w:t xml:space="preserve"> </w:t>
      </w:r>
      <w:r w:rsidRPr="006A04D1">
        <w:rPr>
          <w:rStyle w:val="pun1"/>
          <w:sz w:val="16"/>
        </w:rPr>
        <w:t>=</w:t>
      </w:r>
      <w:r w:rsidRPr="006A04D1">
        <w:rPr>
          <w:rStyle w:val="pln1"/>
          <w:sz w:val="16"/>
        </w:rPr>
        <w:t xml:space="preserve"> </w:t>
      </w:r>
      <w:r w:rsidRPr="006A04D1">
        <w:rPr>
          <w:rStyle w:val="lit1"/>
          <w:sz w:val="16"/>
        </w:rPr>
        <w:t>100</w:t>
      </w:r>
      <w:r w:rsidRPr="006A04D1">
        <w:rPr>
          <w:rStyle w:val="pun1"/>
          <w:sz w:val="16"/>
        </w:rPr>
        <w:t>;</w:t>
      </w:r>
    </w:p>
    <w:p w14:paraId="41B7EDD3" w14:textId="77777777" w:rsidR="002507F4" w:rsidRPr="006A04D1"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proofErr w:type="spellStart"/>
      <w:r w:rsidRPr="006A04D1">
        <w:rPr>
          <w:rStyle w:val="kwd1"/>
          <w:sz w:val="16"/>
        </w:rPr>
        <w:t>string</w:t>
      </w:r>
      <w:proofErr w:type="spellEnd"/>
      <w:r w:rsidRPr="006A04D1">
        <w:rPr>
          <w:rStyle w:val="pln1"/>
          <w:sz w:val="16"/>
        </w:rPr>
        <w:t xml:space="preserve"> </w:t>
      </w:r>
      <w:proofErr w:type="spellStart"/>
      <w:r w:rsidRPr="006A04D1">
        <w:rPr>
          <w:rStyle w:val="pln1"/>
          <w:sz w:val="16"/>
        </w:rPr>
        <w:t>timeSheet</w:t>
      </w:r>
      <w:proofErr w:type="spellEnd"/>
      <w:r w:rsidRPr="006A04D1">
        <w:rPr>
          <w:rStyle w:val="pun1"/>
          <w:sz w:val="16"/>
        </w:rPr>
        <w:t>;</w:t>
      </w:r>
    </w:p>
    <w:p w14:paraId="482B9C81" w14:textId="77777777" w:rsidR="002507F4" w:rsidRDefault="002507F4" w:rsidP="002507F4">
      <w:pPr>
        <w:pStyle w:val="HTMLconformatoprevio"/>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rPr>
      </w:pPr>
      <w:proofErr w:type="spellStart"/>
      <w:r w:rsidRPr="006A04D1">
        <w:rPr>
          <w:rStyle w:val="kwd1"/>
          <w:sz w:val="16"/>
        </w:rPr>
        <w:t>bool</w:t>
      </w:r>
      <w:proofErr w:type="spellEnd"/>
      <w:r w:rsidRPr="006A04D1">
        <w:rPr>
          <w:rStyle w:val="pln1"/>
          <w:sz w:val="16"/>
        </w:rPr>
        <w:t xml:space="preserve"> </w:t>
      </w:r>
      <w:proofErr w:type="spellStart"/>
      <w:r w:rsidRPr="006A04D1">
        <w:rPr>
          <w:rStyle w:val="pln1"/>
          <w:sz w:val="16"/>
        </w:rPr>
        <w:t>isCompleted</w:t>
      </w:r>
      <w:proofErr w:type="spellEnd"/>
      <w:r w:rsidRPr="006A04D1">
        <w:rPr>
          <w:rStyle w:val="pun1"/>
          <w:sz w:val="16"/>
        </w:rPr>
        <w:t>;</w:t>
      </w:r>
    </w:p>
    <w:p w14:paraId="4C1FED6F" w14:textId="77777777" w:rsidR="002507F4" w:rsidRPr="006A04D1" w:rsidRDefault="002507F4" w:rsidP="002507F4">
      <w:pPr>
        <w:spacing w:after="240"/>
        <w:rPr>
          <w:rStyle w:val="do-this"/>
          <w:rFonts w:ascii="Helvetica" w:hAnsi="Helvetica" w:cs="Arial"/>
          <w:color w:val="555555"/>
          <w:sz w:val="21"/>
          <w:szCs w:val="21"/>
          <w:lang w:val="en-US"/>
        </w:rPr>
      </w:pPr>
      <w:r w:rsidRPr="006A04D1">
        <w:rPr>
          <w:rFonts w:ascii="Helvetica" w:hAnsi="Helvetica" w:cs="Arial"/>
          <w:b/>
          <w:bCs/>
          <w:color w:val="555555"/>
          <w:sz w:val="21"/>
          <w:szCs w:val="21"/>
          <w:lang w:val="en-US"/>
        </w:rPr>
        <w:lastRenderedPageBreak/>
        <w:t>Why</w:t>
      </w:r>
      <w:r w:rsidRPr="006A04D1">
        <w:rPr>
          <w:rFonts w:ascii="Helvetica" w:hAnsi="Helvetica" w:cs="Arial"/>
          <w:color w:val="555555"/>
          <w:sz w:val="21"/>
          <w:szCs w:val="21"/>
          <w:lang w:val="en-US"/>
        </w:rPr>
        <w:t>: removes clutter, particularly with complex generic types. Type is easily detected with Visual Studio tooltips.</w:t>
      </w:r>
      <w:r w:rsidRPr="006A04D1">
        <w:rPr>
          <w:rFonts w:ascii="Helvetica" w:hAnsi="Helvetica" w:cs="Arial"/>
          <w:color w:val="555555"/>
          <w:sz w:val="21"/>
          <w:szCs w:val="21"/>
          <w:lang w:val="en-US"/>
        </w:rPr>
        <w:br/>
      </w:r>
    </w:p>
    <w:p w14:paraId="7FE49CBA"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use</w:t>
      </w:r>
      <w:r w:rsidRPr="006A04D1">
        <w:rPr>
          <w:rFonts w:ascii="Helvetica" w:hAnsi="Helvetica" w:cs="Arial"/>
          <w:color w:val="555555"/>
          <w:sz w:val="21"/>
          <w:szCs w:val="21"/>
          <w:lang w:val="en-US"/>
        </w:rPr>
        <w:t xml:space="preserve"> noun or noun phrases to name a class. </w:t>
      </w:r>
    </w:p>
    <w:p w14:paraId="005D90DF"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proofErr w:type="spellStart"/>
      <w:r w:rsidRPr="00F43DAA">
        <w:rPr>
          <w:rStyle w:val="kwd1"/>
          <w:sz w:val="16"/>
        </w:rPr>
        <w:t>public</w:t>
      </w:r>
      <w:proofErr w:type="spellEnd"/>
      <w:r w:rsidRPr="00F43DAA">
        <w:rPr>
          <w:rStyle w:val="pln1"/>
          <w:sz w:val="16"/>
        </w:rPr>
        <w:t xml:space="preserve"> </w:t>
      </w:r>
      <w:proofErr w:type="spellStart"/>
      <w:r w:rsidRPr="00F43DAA">
        <w:rPr>
          <w:rStyle w:val="kwd1"/>
          <w:sz w:val="16"/>
        </w:rPr>
        <w:t>class</w:t>
      </w:r>
      <w:proofErr w:type="spellEnd"/>
      <w:r w:rsidRPr="00F43DAA">
        <w:rPr>
          <w:rStyle w:val="pln1"/>
          <w:sz w:val="16"/>
        </w:rPr>
        <w:t xml:space="preserve"> </w:t>
      </w:r>
      <w:proofErr w:type="spellStart"/>
      <w:r w:rsidRPr="00F43DAA">
        <w:rPr>
          <w:rStyle w:val="typ1"/>
          <w:sz w:val="16"/>
        </w:rPr>
        <w:t>Employee</w:t>
      </w:r>
      <w:proofErr w:type="spellEnd"/>
    </w:p>
    <w:p w14:paraId="208B73E2"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F43DAA">
        <w:rPr>
          <w:rStyle w:val="pun1"/>
          <w:sz w:val="16"/>
        </w:rPr>
        <w:t>{</w:t>
      </w:r>
    </w:p>
    <w:p w14:paraId="20E979C6"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F43DAA">
        <w:rPr>
          <w:rStyle w:val="pun1"/>
          <w:sz w:val="16"/>
        </w:rPr>
        <w:t>}</w:t>
      </w:r>
    </w:p>
    <w:p w14:paraId="37F16C88"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proofErr w:type="spellStart"/>
      <w:r w:rsidRPr="00F43DAA">
        <w:rPr>
          <w:rStyle w:val="kwd1"/>
          <w:sz w:val="16"/>
        </w:rPr>
        <w:t>public</w:t>
      </w:r>
      <w:proofErr w:type="spellEnd"/>
      <w:r w:rsidRPr="00F43DAA">
        <w:rPr>
          <w:rStyle w:val="pln1"/>
          <w:sz w:val="16"/>
        </w:rPr>
        <w:t xml:space="preserve"> </w:t>
      </w:r>
      <w:proofErr w:type="spellStart"/>
      <w:r w:rsidRPr="00F43DAA">
        <w:rPr>
          <w:rStyle w:val="kwd1"/>
          <w:sz w:val="16"/>
        </w:rPr>
        <w:t>class</w:t>
      </w:r>
      <w:proofErr w:type="spellEnd"/>
      <w:r w:rsidRPr="00F43DAA">
        <w:rPr>
          <w:rStyle w:val="pln1"/>
          <w:sz w:val="16"/>
        </w:rPr>
        <w:t xml:space="preserve"> </w:t>
      </w:r>
      <w:proofErr w:type="spellStart"/>
      <w:r w:rsidRPr="00F43DAA">
        <w:rPr>
          <w:rStyle w:val="typ1"/>
          <w:sz w:val="16"/>
        </w:rPr>
        <w:t>BusinessLocation</w:t>
      </w:r>
      <w:proofErr w:type="spellEnd"/>
    </w:p>
    <w:p w14:paraId="43DD81CF"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F43DAA">
        <w:rPr>
          <w:rStyle w:val="pun1"/>
          <w:sz w:val="16"/>
        </w:rPr>
        <w:t>{</w:t>
      </w:r>
    </w:p>
    <w:p w14:paraId="23C9CB53"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F43DAA">
        <w:rPr>
          <w:rStyle w:val="pun1"/>
          <w:sz w:val="16"/>
        </w:rPr>
        <w:t>}</w:t>
      </w:r>
    </w:p>
    <w:p w14:paraId="0F8A02ED"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proofErr w:type="spellStart"/>
      <w:r w:rsidRPr="00F43DAA">
        <w:rPr>
          <w:rStyle w:val="kwd1"/>
          <w:sz w:val="16"/>
        </w:rPr>
        <w:t>public</w:t>
      </w:r>
      <w:proofErr w:type="spellEnd"/>
      <w:r w:rsidRPr="00F43DAA">
        <w:rPr>
          <w:rStyle w:val="pln1"/>
          <w:sz w:val="16"/>
        </w:rPr>
        <w:t xml:space="preserve"> </w:t>
      </w:r>
      <w:proofErr w:type="spellStart"/>
      <w:r w:rsidRPr="00F43DAA">
        <w:rPr>
          <w:rStyle w:val="kwd1"/>
          <w:sz w:val="16"/>
        </w:rPr>
        <w:t>class</w:t>
      </w:r>
      <w:proofErr w:type="spellEnd"/>
      <w:r w:rsidRPr="00F43DAA">
        <w:rPr>
          <w:rStyle w:val="pln1"/>
          <w:sz w:val="16"/>
        </w:rPr>
        <w:t xml:space="preserve"> </w:t>
      </w:r>
      <w:proofErr w:type="spellStart"/>
      <w:r w:rsidRPr="00F43DAA">
        <w:rPr>
          <w:rStyle w:val="typ1"/>
          <w:sz w:val="16"/>
        </w:rPr>
        <w:t>DocumentCollection</w:t>
      </w:r>
      <w:proofErr w:type="spellEnd"/>
    </w:p>
    <w:p w14:paraId="3C9EF46C"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F43DAA">
        <w:rPr>
          <w:rStyle w:val="pun1"/>
          <w:sz w:val="16"/>
        </w:rPr>
        <w:t>{</w:t>
      </w:r>
    </w:p>
    <w:p w14:paraId="3913A129" w14:textId="77777777" w:rsidR="002507F4" w:rsidRPr="00F43DAA" w:rsidRDefault="002507F4" w:rsidP="002507F4">
      <w:pPr>
        <w:pStyle w:val="HTMLconformatoprevio"/>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0" w:after="0" w:line="270" w:lineRule="atLeast"/>
        <w:ind w:left="0"/>
        <w:rPr>
          <w:color w:val="BEBEC5"/>
          <w:sz w:val="16"/>
        </w:rPr>
      </w:pPr>
      <w:r w:rsidRPr="00F43DAA">
        <w:rPr>
          <w:rStyle w:val="pun1"/>
          <w:sz w:val="16"/>
        </w:rPr>
        <w:t>}</w:t>
      </w:r>
    </w:p>
    <w:p w14:paraId="411A7823" w14:textId="77777777" w:rsidR="002507F4" w:rsidRPr="006A04D1" w:rsidRDefault="002507F4" w:rsidP="002507F4">
      <w:pPr>
        <w:spacing w:after="240"/>
        <w:rPr>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 and easy to remember.</w:t>
      </w:r>
      <w:r w:rsidRPr="006A04D1">
        <w:rPr>
          <w:rFonts w:ascii="Helvetica" w:hAnsi="Helvetica" w:cs="Arial"/>
          <w:color w:val="555555"/>
          <w:sz w:val="21"/>
          <w:szCs w:val="21"/>
          <w:lang w:val="en-US"/>
        </w:rPr>
        <w:br/>
      </w:r>
      <w:r w:rsidRPr="006A04D1">
        <w:rPr>
          <w:rFonts w:ascii="Helvetica" w:hAnsi="Helvetica" w:cs="Arial"/>
          <w:color w:val="555555"/>
          <w:sz w:val="21"/>
          <w:szCs w:val="21"/>
          <w:lang w:val="en-US"/>
        </w:rPr>
        <w:br/>
      </w:r>
      <w:proofErr w:type="spellStart"/>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prefix</w:t>
      </w:r>
      <w:proofErr w:type="spellEnd"/>
      <w:r w:rsidRPr="006A04D1">
        <w:rPr>
          <w:rFonts w:ascii="Helvetica" w:hAnsi="Helvetica" w:cs="Arial"/>
          <w:color w:val="555555"/>
          <w:sz w:val="21"/>
          <w:szCs w:val="21"/>
          <w:lang w:val="en-US"/>
        </w:rPr>
        <w:t xml:space="preserve"> interfaces with the letter </w:t>
      </w:r>
      <w:r w:rsidRPr="006A04D1">
        <w:rPr>
          <w:rFonts w:ascii="Courier" w:hAnsi="Courier" w:cs="Arial"/>
          <w:b/>
          <w:bCs/>
          <w:color w:val="555555"/>
          <w:sz w:val="21"/>
          <w:szCs w:val="21"/>
          <w:lang w:val="en-US"/>
        </w:rPr>
        <w:t>I</w:t>
      </w:r>
      <w:r w:rsidRPr="006A04D1">
        <w:rPr>
          <w:rFonts w:ascii="Helvetica" w:hAnsi="Helvetica" w:cs="Arial"/>
          <w:color w:val="555555"/>
          <w:sz w:val="21"/>
          <w:szCs w:val="21"/>
          <w:lang w:val="en-US"/>
        </w:rPr>
        <w:t>.  Interface names are noun (phrases) or adjectives.</w:t>
      </w:r>
    </w:p>
    <w:p w14:paraId="2F7FB32D"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r>
        <w:rPr>
          <w:rStyle w:val="kwd1"/>
        </w:rPr>
        <w:t>interface</w:t>
      </w:r>
      <w:r>
        <w:rPr>
          <w:rStyle w:val="pln1"/>
        </w:rPr>
        <w:t xml:space="preserve"> </w:t>
      </w:r>
      <w:proofErr w:type="spellStart"/>
      <w:r>
        <w:rPr>
          <w:rStyle w:val="typ1"/>
        </w:rPr>
        <w:t>IShape</w:t>
      </w:r>
      <w:proofErr w:type="spellEnd"/>
    </w:p>
    <w:p w14:paraId="5109A4BB"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7A017C89"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26139579"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r>
        <w:rPr>
          <w:rStyle w:val="kwd1"/>
        </w:rPr>
        <w:t>interface</w:t>
      </w:r>
      <w:r>
        <w:rPr>
          <w:rStyle w:val="pln1"/>
        </w:rPr>
        <w:t xml:space="preserve"> </w:t>
      </w:r>
      <w:proofErr w:type="spellStart"/>
      <w:r>
        <w:rPr>
          <w:rStyle w:val="typ1"/>
        </w:rPr>
        <w:t>IShapeCollection</w:t>
      </w:r>
      <w:proofErr w:type="spellEnd"/>
    </w:p>
    <w:p w14:paraId="585A069E"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10BCB611"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32A15569"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r>
        <w:rPr>
          <w:rStyle w:val="kwd1"/>
        </w:rPr>
        <w:t>interface</w:t>
      </w:r>
      <w:r>
        <w:rPr>
          <w:rStyle w:val="pln1"/>
        </w:rPr>
        <w:t xml:space="preserve"> </w:t>
      </w:r>
      <w:proofErr w:type="spellStart"/>
      <w:r>
        <w:rPr>
          <w:rStyle w:val="typ1"/>
        </w:rPr>
        <w:t>IGroupable</w:t>
      </w:r>
      <w:proofErr w:type="spellEnd"/>
    </w:p>
    <w:p w14:paraId="72566F90"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7902E005" w14:textId="77777777" w:rsidR="002507F4" w:rsidRDefault="002507F4" w:rsidP="002507F4">
      <w:pPr>
        <w:pStyle w:val="HTMLconformatoprevio"/>
        <w:numPr>
          <w:ilvl w:val="0"/>
          <w:numId w:val="12"/>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7E5911A1" w14:textId="77777777" w:rsidR="002507F4" w:rsidRPr="00F43DAA" w:rsidRDefault="002507F4" w:rsidP="002507F4">
      <w:pPr>
        <w:spacing w:after="240"/>
        <w:rPr>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w:t>
      </w:r>
      <w:r w:rsidRPr="006A04D1">
        <w:rPr>
          <w:rFonts w:ascii="Helvetica" w:hAnsi="Helvetica" w:cs="Arial"/>
          <w:color w:val="555555"/>
          <w:sz w:val="21"/>
          <w:szCs w:val="21"/>
          <w:lang w:val="en-US"/>
        </w:rPr>
        <w:br/>
      </w:r>
    </w:p>
    <w:p w14:paraId="3A064A65" w14:textId="77777777" w:rsidR="002507F4" w:rsidRPr="006A04D1" w:rsidRDefault="002507F4" w:rsidP="002507F4">
      <w:pPr>
        <w:spacing w:before="210" w:after="210"/>
        <w:rPr>
          <w:rFonts w:ascii="Helvetica" w:hAnsi="Helvetica" w:cs="Arial"/>
          <w:color w:val="555555"/>
          <w:sz w:val="21"/>
          <w:szCs w:val="21"/>
          <w:lang w:val="en-US"/>
        </w:rPr>
      </w:pPr>
      <w:r w:rsidRPr="006A04D1">
        <w:rPr>
          <w:rFonts w:ascii="Helvetica" w:hAnsi="Helvetica" w:cs="Arial"/>
          <w:color w:val="555555"/>
          <w:sz w:val="21"/>
          <w:szCs w:val="21"/>
          <w:lang w:val="en-US"/>
        </w:rPr>
        <w:br/>
      </w:r>
      <w:r w:rsidRPr="006A04D1">
        <w:rPr>
          <w:rFonts w:ascii="Helvetica" w:hAnsi="Helvetica" w:cs="Arial"/>
          <w:color w:val="555555"/>
          <w:sz w:val="21"/>
          <w:szCs w:val="21"/>
          <w:lang w:val="en-US"/>
        </w:rPr>
        <w:br/>
      </w:r>
      <w:proofErr w:type="spellStart"/>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name</w:t>
      </w:r>
      <w:proofErr w:type="spellEnd"/>
      <w:r w:rsidRPr="006A04D1">
        <w:rPr>
          <w:rFonts w:ascii="Helvetica" w:hAnsi="Helvetica" w:cs="Arial"/>
          <w:color w:val="555555"/>
          <w:sz w:val="21"/>
          <w:szCs w:val="21"/>
          <w:lang w:val="en-US"/>
        </w:rPr>
        <w:t xml:space="preserve"> source files according to their main classes. Exception: file names with partial classes</w:t>
      </w:r>
      <w:r w:rsidRPr="006A04D1">
        <w:rPr>
          <w:rFonts w:ascii="Helvetica" w:hAnsi="Helvetica" w:cs="Arial"/>
          <w:color w:val="555555"/>
          <w:sz w:val="21"/>
          <w:szCs w:val="21"/>
          <w:lang w:val="en-US"/>
        </w:rPr>
        <w:br/>
        <w:t xml:space="preserve">          reflect their source or purpose, e.g. designer, generated, etc. </w:t>
      </w:r>
    </w:p>
    <w:p w14:paraId="1E60D6BE" w14:textId="77777777" w:rsidR="002507F4" w:rsidRDefault="002507F4" w:rsidP="002507F4">
      <w:pPr>
        <w:pStyle w:val="HTMLconformatoprevio"/>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Located</w:t>
      </w:r>
      <w:proofErr w:type="spellEnd"/>
      <w:r>
        <w:rPr>
          <w:rStyle w:val="com1"/>
        </w:rPr>
        <w:t xml:space="preserve"> in </w:t>
      </w:r>
      <w:proofErr w:type="spellStart"/>
      <w:r>
        <w:rPr>
          <w:rStyle w:val="com1"/>
        </w:rPr>
        <w:t>Task.cs</w:t>
      </w:r>
      <w:proofErr w:type="spellEnd"/>
    </w:p>
    <w:p w14:paraId="041AE688" w14:textId="77777777" w:rsidR="002507F4" w:rsidRDefault="002507F4" w:rsidP="002507F4">
      <w:pPr>
        <w:pStyle w:val="HTMLconformatoprevio"/>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partial</w:t>
      </w:r>
      <w:proofErr w:type="spellEnd"/>
      <w:r>
        <w:rPr>
          <w:rStyle w:val="pln1"/>
        </w:rPr>
        <w:t xml:space="preserve"> </w:t>
      </w:r>
      <w:proofErr w:type="spellStart"/>
      <w:r>
        <w:rPr>
          <w:rStyle w:val="kwd1"/>
        </w:rPr>
        <w:t>class</w:t>
      </w:r>
      <w:proofErr w:type="spellEnd"/>
      <w:r>
        <w:rPr>
          <w:rStyle w:val="pln1"/>
        </w:rPr>
        <w:t xml:space="preserve"> </w:t>
      </w:r>
      <w:proofErr w:type="spellStart"/>
      <w:r>
        <w:rPr>
          <w:rStyle w:val="typ1"/>
        </w:rPr>
        <w:t>Task</w:t>
      </w:r>
      <w:proofErr w:type="spellEnd"/>
    </w:p>
    <w:p w14:paraId="170AA907" w14:textId="77777777" w:rsidR="002507F4" w:rsidRDefault="002507F4" w:rsidP="002507F4">
      <w:pPr>
        <w:pStyle w:val="HTMLconformatoprevio"/>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0F033F2C" w14:textId="77777777" w:rsidR="002507F4" w:rsidRDefault="002507F4" w:rsidP="002507F4">
      <w:pPr>
        <w:pStyle w:val="HTMLconformatoprevio"/>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com1"/>
        </w:rPr>
        <w:t>//...</w:t>
      </w:r>
    </w:p>
    <w:p w14:paraId="0A9B355B" w14:textId="77777777" w:rsidR="002507F4" w:rsidRDefault="002507F4" w:rsidP="002507F4">
      <w:pPr>
        <w:pStyle w:val="HTMLconformatoprevio"/>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7F5AAAA3" w14:textId="77777777" w:rsidR="002507F4" w:rsidRDefault="002507F4" w:rsidP="002507F4">
      <w:pPr>
        <w:pStyle w:val="HTMLconformatoprevio"/>
        <w:numPr>
          <w:ilvl w:val="0"/>
          <w:numId w:val="1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Located</w:t>
      </w:r>
      <w:proofErr w:type="spellEnd"/>
      <w:r>
        <w:rPr>
          <w:rStyle w:val="com1"/>
        </w:rPr>
        <w:t xml:space="preserve"> in </w:t>
      </w:r>
      <w:proofErr w:type="spellStart"/>
      <w:r>
        <w:rPr>
          <w:rStyle w:val="com1"/>
        </w:rPr>
        <w:t>Task.generated.cs</w:t>
      </w:r>
      <w:proofErr w:type="spellEnd"/>
    </w:p>
    <w:p w14:paraId="54513376" w14:textId="77777777" w:rsidR="002507F4" w:rsidRDefault="002507F4" w:rsidP="002507F4">
      <w:pPr>
        <w:pStyle w:val="HTMLconformatoprevio"/>
        <w:numPr>
          <w:ilvl w:val="0"/>
          <w:numId w:val="1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partial</w:t>
      </w:r>
      <w:proofErr w:type="spellEnd"/>
      <w:r>
        <w:rPr>
          <w:rStyle w:val="pln1"/>
        </w:rPr>
        <w:t xml:space="preserve"> </w:t>
      </w:r>
      <w:proofErr w:type="spellStart"/>
      <w:r>
        <w:rPr>
          <w:rStyle w:val="kwd1"/>
        </w:rPr>
        <w:t>class</w:t>
      </w:r>
      <w:proofErr w:type="spellEnd"/>
      <w:r>
        <w:rPr>
          <w:rStyle w:val="pln1"/>
        </w:rPr>
        <w:t xml:space="preserve"> </w:t>
      </w:r>
      <w:proofErr w:type="spellStart"/>
      <w:r>
        <w:rPr>
          <w:rStyle w:val="typ1"/>
        </w:rPr>
        <w:t>Task</w:t>
      </w:r>
      <w:proofErr w:type="spellEnd"/>
    </w:p>
    <w:p w14:paraId="4A3026A2" w14:textId="77777777" w:rsidR="002507F4" w:rsidRDefault="002507F4" w:rsidP="002507F4">
      <w:pPr>
        <w:pStyle w:val="HTMLconformatoprevio"/>
        <w:numPr>
          <w:ilvl w:val="0"/>
          <w:numId w:val="1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3446FCDA" w14:textId="77777777" w:rsidR="002507F4" w:rsidRDefault="002507F4" w:rsidP="002507F4">
      <w:pPr>
        <w:pStyle w:val="HTMLconformatoprevio"/>
        <w:numPr>
          <w:ilvl w:val="0"/>
          <w:numId w:val="1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com1"/>
        </w:rPr>
        <w:t>//...</w:t>
      </w:r>
    </w:p>
    <w:p w14:paraId="225F1588" w14:textId="77777777" w:rsidR="002507F4" w:rsidRDefault="002507F4" w:rsidP="002507F4">
      <w:pPr>
        <w:pStyle w:val="HTMLconformatoprevio"/>
        <w:numPr>
          <w:ilvl w:val="0"/>
          <w:numId w:val="14"/>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34C9D02F" w14:textId="77777777" w:rsidR="002507F4" w:rsidRPr="006A04D1" w:rsidRDefault="002507F4" w:rsidP="002507F4">
      <w:pPr>
        <w:spacing w:after="240"/>
        <w:rPr>
          <w:rStyle w:val="do-this"/>
          <w:rFonts w:ascii="Helvetica" w:hAnsi="Helvetica" w:cs="Arial"/>
          <w:color w:val="555555"/>
          <w:sz w:val="21"/>
          <w:szCs w:val="21"/>
          <w:lang w:val="en-US"/>
        </w:rPr>
      </w:pPr>
      <w:r w:rsidRPr="006A04D1">
        <w:rPr>
          <w:rFonts w:ascii="Helvetica" w:hAnsi="Helvetica" w:cs="Arial"/>
          <w:b/>
          <w:bCs/>
          <w:color w:val="555555"/>
          <w:sz w:val="21"/>
          <w:szCs w:val="21"/>
          <w:lang w:val="en-US"/>
        </w:rPr>
        <w:lastRenderedPageBreak/>
        <w:t>Why</w:t>
      </w:r>
      <w:r w:rsidRPr="006A04D1">
        <w:rPr>
          <w:rFonts w:ascii="Helvetica" w:hAnsi="Helvetica" w:cs="Arial"/>
          <w:color w:val="555555"/>
          <w:sz w:val="21"/>
          <w:szCs w:val="21"/>
          <w:lang w:val="en-US"/>
        </w:rPr>
        <w:t>: consistent with the Microsoft practices. Files are alphabetically sorted and partial classes remain adjacent.</w:t>
      </w:r>
      <w:r w:rsidRPr="006A04D1">
        <w:rPr>
          <w:rFonts w:ascii="Helvetica" w:hAnsi="Helvetica" w:cs="Arial"/>
          <w:color w:val="555555"/>
          <w:sz w:val="21"/>
          <w:szCs w:val="21"/>
          <w:lang w:val="en-US"/>
        </w:rPr>
        <w:br/>
      </w:r>
    </w:p>
    <w:p w14:paraId="3D446361" w14:textId="77777777" w:rsidR="002507F4" w:rsidRPr="006A04D1" w:rsidRDefault="002507F4" w:rsidP="002507F4">
      <w:pPr>
        <w:spacing w:before="210" w:after="210"/>
        <w:rPr>
          <w:rFonts w:ascii="Helvetica" w:hAnsi="Helvetica" w:cs="Arial"/>
          <w:color w:val="555555"/>
          <w:sz w:val="21"/>
          <w:szCs w:val="21"/>
          <w:lang w:val="en-US"/>
        </w:rPr>
      </w:pPr>
      <w:proofErr w:type="spellStart"/>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organize</w:t>
      </w:r>
      <w:proofErr w:type="spellEnd"/>
      <w:r w:rsidRPr="006A04D1">
        <w:rPr>
          <w:rFonts w:ascii="Helvetica" w:hAnsi="Helvetica" w:cs="Arial"/>
          <w:color w:val="555555"/>
          <w:sz w:val="21"/>
          <w:szCs w:val="21"/>
          <w:lang w:val="en-US"/>
        </w:rPr>
        <w:t xml:space="preserve"> namespaces with a clearly defined structure </w:t>
      </w:r>
    </w:p>
    <w:p w14:paraId="03A564F2" w14:textId="77777777" w:rsidR="002507F4" w:rsidRDefault="002507F4" w:rsidP="002507F4">
      <w:pPr>
        <w:pStyle w:val="HTMLconformatoprevio"/>
        <w:numPr>
          <w:ilvl w:val="0"/>
          <w:numId w:val="1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Examples</w:t>
      </w:r>
      <w:proofErr w:type="spellEnd"/>
    </w:p>
    <w:p w14:paraId="7B1E502F" w14:textId="77777777" w:rsidR="002507F4" w:rsidRDefault="002507F4" w:rsidP="002507F4">
      <w:pPr>
        <w:pStyle w:val="HTMLconformatoprevio"/>
        <w:numPr>
          <w:ilvl w:val="0"/>
          <w:numId w:val="1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namespace</w:t>
      </w:r>
      <w:proofErr w:type="spellEnd"/>
      <w:r>
        <w:rPr>
          <w:rStyle w:val="pln1"/>
        </w:rPr>
        <w:t xml:space="preserve"> </w:t>
      </w:r>
      <w:proofErr w:type="spellStart"/>
      <w:r>
        <w:rPr>
          <w:rStyle w:val="typ1"/>
        </w:rPr>
        <w:t>Company</w:t>
      </w:r>
      <w:r>
        <w:rPr>
          <w:rStyle w:val="pun1"/>
        </w:rPr>
        <w:t>.</w:t>
      </w:r>
      <w:r>
        <w:rPr>
          <w:rStyle w:val="typ1"/>
        </w:rPr>
        <w:t>Product</w:t>
      </w:r>
      <w:r>
        <w:rPr>
          <w:rStyle w:val="pun1"/>
        </w:rPr>
        <w:t>.</w:t>
      </w:r>
      <w:r>
        <w:rPr>
          <w:rStyle w:val="typ1"/>
        </w:rPr>
        <w:t>Module</w:t>
      </w:r>
      <w:r>
        <w:rPr>
          <w:rStyle w:val="pun1"/>
        </w:rPr>
        <w:t>.</w:t>
      </w:r>
      <w:r>
        <w:rPr>
          <w:rStyle w:val="typ1"/>
        </w:rPr>
        <w:t>SubModule</w:t>
      </w:r>
      <w:proofErr w:type="spellEnd"/>
    </w:p>
    <w:p w14:paraId="54F704B9" w14:textId="77777777" w:rsidR="002507F4" w:rsidRDefault="002507F4" w:rsidP="002507F4">
      <w:pPr>
        <w:pStyle w:val="HTMLconformatoprevio"/>
        <w:numPr>
          <w:ilvl w:val="0"/>
          <w:numId w:val="1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namespace</w:t>
      </w:r>
      <w:proofErr w:type="spellEnd"/>
      <w:r>
        <w:rPr>
          <w:rStyle w:val="pln1"/>
        </w:rPr>
        <w:t xml:space="preserve"> </w:t>
      </w:r>
      <w:proofErr w:type="spellStart"/>
      <w:r>
        <w:rPr>
          <w:rStyle w:val="typ1"/>
        </w:rPr>
        <w:t>Product</w:t>
      </w:r>
      <w:r>
        <w:rPr>
          <w:rStyle w:val="pun1"/>
        </w:rPr>
        <w:t>.</w:t>
      </w:r>
      <w:r>
        <w:rPr>
          <w:rStyle w:val="typ1"/>
        </w:rPr>
        <w:t>Module</w:t>
      </w:r>
      <w:r>
        <w:rPr>
          <w:rStyle w:val="pun1"/>
        </w:rPr>
        <w:t>.</w:t>
      </w:r>
      <w:r>
        <w:rPr>
          <w:rStyle w:val="typ1"/>
        </w:rPr>
        <w:t>Component</w:t>
      </w:r>
      <w:proofErr w:type="spellEnd"/>
    </w:p>
    <w:p w14:paraId="237D0B8B" w14:textId="77777777" w:rsidR="002507F4" w:rsidRDefault="002507F4" w:rsidP="002507F4">
      <w:pPr>
        <w:pStyle w:val="HTMLconformatoprevio"/>
        <w:numPr>
          <w:ilvl w:val="0"/>
          <w:numId w:val="15"/>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namespace</w:t>
      </w:r>
      <w:proofErr w:type="spellEnd"/>
      <w:r>
        <w:rPr>
          <w:rStyle w:val="pln1"/>
        </w:rPr>
        <w:t xml:space="preserve"> </w:t>
      </w:r>
      <w:proofErr w:type="spellStart"/>
      <w:r>
        <w:rPr>
          <w:rStyle w:val="typ1"/>
        </w:rPr>
        <w:t>Product</w:t>
      </w:r>
      <w:r>
        <w:rPr>
          <w:rStyle w:val="pun1"/>
        </w:rPr>
        <w:t>.</w:t>
      </w:r>
      <w:r>
        <w:rPr>
          <w:rStyle w:val="typ1"/>
        </w:rPr>
        <w:t>Layer</w:t>
      </w:r>
      <w:r>
        <w:rPr>
          <w:rStyle w:val="pun1"/>
        </w:rPr>
        <w:t>.</w:t>
      </w:r>
      <w:r>
        <w:rPr>
          <w:rStyle w:val="typ1"/>
        </w:rPr>
        <w:t>Module</w:t>
      </w:r>
      <w:r>
        <w:rPr>
          <w:rStyle w:val="pun1"/>
        </w:rPr>
        <w:t>.</w:t>
      </w:r>
      <w:r>
        <w:rPr>
          <w:rStyle w:val="typ1"/>
        </w:rPr>
        <w:t>Group</w:t>
      </w:r>
      <w:proofErr w:type="spellEnd"/>
    </w:p>
    <w:p w14:paraId="0F30A146" w14:textId="77777777" w:rsidR="002507F4" w:rsidRPr="00A25774" w:rsidRDefault="002507F4" w:rsidP="002507F4">
      <w:pPr>
        <w:spacing w:after="240"/>
        <w:rPr>
          <w:rStyle w:val="do-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 Maintains good organization of your code base.</w:t>
      </w:r>
      <w:r w:rsidRPr="006A04D1">
        <w:rPr>
          <w:rFonts w:ascii="Helvetica" w:hAnsi="Helvetica" w:cs="Arial"/>
          <w:color w:val="555555"/>
          <w:sz w:val="21"/>
          <w:szCs w:val="21"/>
          <w:lang w:val="en-US"/>
        </w:rPr>
        <w:br/>
      </w:r>
    </w:p>
    <w:p w14:paraId="57A7C2BC" w14:textId="77777777" w:rsidR="002507F4" w:rsidRDefault="002507F4" w:rsidP="002507F4">
      <w:pPr>
        <w:spacing w:before="210" w:after="210"/>
        <w:rPr>
          <w:rFonts w:ascii="Helvetica" w:hAnsi="Helvetica" w:cs="Arial"/>
          <w:color w:val="555555"/>
          <w:sz w:val="21"/>
          <w:szCs w:val="21"/>
        </w:rPr>
      </w:pPr>
      <w:proofErr w:type="spellStart"/>
      <w:r w:rsidRPr="006A04D1">
        <w:rPr>
          <w:rStyle w:val="do-this"/>
          <w:rFonts w:ascii="Helvetica" w:hAnsi="Helvetica" w:cs="Arial"/>
          <w:color w:val="555555"/>
          <w:sz w:val="21"/>
          <w:szCs w:val="21"/>
          <w:highlight w:val="lightGray"/>
        </w:rPr>
        <w:t>do</w:t>
      </w:r>
      <w:r w:rsidRPr="006A04D1">
        <w:rPr>
          <w:rFonts w:ascii="Helvetica" w:hAnsi="Helvetica" w:cs="Arial"/>
          <w:color w:val="555555"/>
          <w:sz w:val="21"/>
          <w:szCs w:val="21"/>
          <w:highlight w:val="lightGray"/>
        </w:rPr>
        <w:t>vertically</w:t>
      </w:r>
      <w:proofErr w:type="spellEnd"/>
      <w:r>
        <w:rPr>
          <w:rFonts w:ascii="Helvetica" w:hAnsi="Helvetica" w:cs="Arial"/>
          <w:color w:val="555555"/>
          <w:sz w:val="21"/>
          <w:szCs w:val="21"/>
        </w:rPr>
        <w:t xml:space="preserve"> </w:t>
      </w:r>
      <w:proofErr w:type="spellStart"/>
      <w:r>
        <w:rPr>
          <w:rFonts w:ascii="Helvetica" w:hAnsi="Helvetica" w:cs="Arial"/>
          <w:color w:val="555555"/>
          <w:sz w:val="21"/>
          <w:szCs w:val="21"/>
        </w:rPr>
        <w:t>align</w:t>
      </w:r>
      <w:proofErr w:type="spellEnd"/>
      <w:r>
        <w:rPr>
          <w:rFonts w:ascii="Helvetica" w:hAnsi="Helvetica" w:cs="Arial"/>
          <w:color w:val="555555"/>
          <w:sz w:val="21"/>
          <w:szCs w:val="21"/>
        </w:rPr>
        <w:t xml:space="preserve"> </w:t>
      </w:r>
      <w:proofErr w:type="spellStart"/>
      <w:r>
        <w:rPr>
          <w:rFonts w:ascii="Helvetica" w:hAnsi="Helvetica" w:cs="Arial"/>
          <w:color w:val="555555"/>
          <w:sz w:val="21"/>
          <w:szCs w:val="21"/>
        </w:rPr>
        <w:t>curly</w:t>
      </w:r>
      <w:proofErr w:type="spellEnd"/>
      <w:r>
        <w:rPr>
          <w:rFonts w:ascii="Helvetica" w:hAnsi="Helvetica" w:cs="Arial"/>
          <w:color w:val="555555"/>
          <w:sz w:val="21"/>
          <w:szCs w:val="21"/>
        </w:rPr>
        <w:t xml:space="preserve"> brackets. </w:t>
      </w:r>
    </w:p>
    <w:p w14:paraId="59E68B00" w14:textId="77777777" w:rsidR="002507F4"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7C6F5DA2" w14:textId="77777777" w:rsidR="002507F4"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class</w:t>
      </w:r>
      <w:proofErr w:type="spellEnd"/>
      <w:r>
        <w:rPr>
          <w:rStyle w:val="pln1"/>
        </w:rPr>
        <w:t xml:space="preserve"> </w:t>
      </w:r>
      <w:proofErr w:type="spellStart"/>
      <w:r>
        <w:rPr>
          <w:rStyle w:val="typ1"/>
        </w:rPr>
        <w:t>Program</w:t>
      </w:r>
      <w:proofErr w:type="spellEnd"/>
    </w:p>
    <w:p w14:paraId="5767F980" w14:textId="77777777" w:rsidR="002507F4"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4ADB81D6" w14:textId="77777777" w:rsidR="002507F4" w:rsidRPr="006A04D1"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static</w:t>
      </w:r>
      <w:r w:rsidRPr="006A04D1">
        <w:rPr>
          <w:rStyle w:val="pln1"/>
          <w:lang w:val="en-US"/>
        </w:rPr>
        <w:t xml:space="preserve"> </w:t>
      </w:r>
      <w:r w:rsidRPr="006A04D1">
        <w:rPr>
          <w:rStyle w:val="kwd1"/>
          <w:lang w:val="en-US"/>
        </w:rPr>
        <w:t>void</w:t>
      </w:r>
      <w:r w:rsidRPr="006A04D1">
        <w:rPr>
          <w:rStyle w:val="pln1"/>
          <w:lang w:val="en-US"/>
        </w:rPr>
        <w:t xml:space="preserve"> </w:t>
      </w:r>
      <w:r w:rsidRPr="006A04D1">
        <w:rPr>
          <w:rStyle w:val="typ1"/>
          <w:lang w:val="en-US"/>
        </w:rPr>
        <w:t>Main</w:t>
      </w:r>
      <w:r w:rsidRPr="006A04D1">
        <w:rPr>
          <w:rStyle w:val="pun1"/>
          <w:lang w:val="en-US"/>
        </w:rPr>
        <w:t>(</w:t>
      </w:r>
      <w:r w:rsidRPr="006A04D1">
        <w:rPr>
          <w:rStyle w:val="kwd1"/>
          <w:lang w:val="en-US"/>
        </w:rPr>
        <w:t>string</w:t>
      </w:r>
      <w:r w:rsidRPr="006A04D1">
        <w:rPr>
          <w:rStyle w:val="pun1"/>
          <w:lang w:val="en-US"/>
        </w:rPr>
        <w:t>[]</w:t>
      </w:r>
      <w:r w:rsidRPr="006A04D1">
        <w:rPr>
          <w:rStyle w:val="pln1"/>
          <w:lang w:val="en-US"/>
        </w:rPr>
        <w:t xml:space="preserve"> </w:t>
      </w:r>
      <w:proofErr w:type="spellStart"/>
      <w:r w:rsidRPr="006A04D1">
        <w:rPr>
          <w:rStyle w:val="pln1"/>
          <w:lang w:val="en-US"/>
        </w:rPr>
        <w:t>args</w:t>
      </w:r>
      <w:proofErr w:type="spellEnd"/>
      <w:r w:rsidRPr="006A04D1">
        <w:rPr>
          <w:rStyle w:val="pun1"/>
          <w:lang w:val="en-US"/>
        </w:rPr>
        <w:t>)</w:t>
      </w:r>
    </w:p>
    <w:p w14:paraId="6210BC84" w14:textId="77777777" w:rsidR="002507F4"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sidRPr="006A04D1">
        <w:rPr>
          <w:rStyle w:val="pln1"/>
          <w:lang w:val="en-US"/>
        </w:rPr>
        <w:t xml:space="preserve">    </w:t>
      </w:r>
      <w:r>
        <w:rPr>
          <w:rStyle w:val="pun1"/>
        </w:rPr>
        <w:t>{</w:t>
      </w:r>
    </w:p>
    <w:p w14:paraId="371D02A0" w14:textId="77777777" w:rsidR="002507F4"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6EFA7276" w14:textId="77777777" w:rsidR="002507F4" w:rsidRDefault="002507F4" w:rsidP="002507F4">
      <w:pPr>
        <w:pStyle w:val="HTMLconformatoprevio"/>
        <w:numPr>
          <w:ilvl w:val="0"/>
          <w:numId w:val="16"/>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19061DDE" w14:textId="77777777" w:rsidR="002507F4" w:rsidRPr="006A04D1" w:rsidRDefault="002507F4" w:rsidP="002507F4">
      <w:pPr>
        <w:spacing w:after="240"/>
        <w:rPr>
          <w:rStyle w:val="do-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Microsoft has a different standard, but developers have overwhelmingly preferred vertically aligned brackets.</w:t>
      </w:r>
      <w:r w:rsidRPr="006A04D1">
        <w:rPr>
          <w:rFonts w:ascii="Helvetica" w:hAnsi="Helvetica" w:cs="Arial"/>
          <w:color w:val="555555"/>
          <w:sz w:val="21"/>
          <w:szCs w:val="21"/>
          <w:lang w:val="en-US"/>
        </w:rPr>
        <w:br/>
      </w:r>
    </w:p>
    <w:p w14:paraId="1AB49103" w14:textId="77777777" w:rsidR="002507F4" w:rsidRPr="006A04D1" w:rsidRDefault="002507F4" w:rsidP="002507F4">
      <w:pPr>
        <w:spacing w:before="210" w:after="210"/>
        <w:rPr>
          <w:rFonts w:ascii="Helvetica" w:hAnsi="Helvetica" w:cs="Arial"/>
          <w:color w:val="555555"/>
          <w:sz w:val="21"/>
          <w:szCs w:val="21"/>
          <w:lang w:val="en-US"/>
        </w:rPr>
      </w:pPr>
      <w:proofErr w:type="spellStart"/>
      <w:r w:rsidRPr="006A04D1">
        <w:rPr>
          <w:rStyle w:val="do-this"/>
          <w:rFonts w:ascii="Helvetica" w:hAnsi="Helvetica" w:cs="Arial"/>
          <w:color w:val="555555"/>
          <w:sz w:val="21"/>
          <w:szCs w:val="21"/>
          <w:highlight w:val="lightGray"/>
          <w:lang w:val="en-US"/>
        </w:rPr>
        <w:t>do</w:t>
      </w:r>
      <w:r w:rsidRPr="006A04D1">
        <w:rPr>
          <w:rFonts w:ascii="Helvetica" w:hAnsi="Helvetica" w:cs="Arial"/>
          <w:color w:val="555555"/>
          <w:sz w:val="21"/>
          <w:szCs w:val="21"/>
          <w:highlight w:val="lightGray"/>
          <w:lang w:val="en-US"/>
        </w:rPr>
        <w:t>declare</w:t>
      </w:r>
      <w:proofErr w:type="spellEnd"/>
      <w:r w:rsidRPr="006A04D1">
        <w:rPr>
          <w:rFonts w:ascii="Helvetica" w:hAnsi="Helvetica" w:cs="Arial"/>
          <w:color w:val="555555"/>
          <w:sz w:val="21"/>
          <w:szCs w:val="21"/>
          <w:lang w:val="en-US"/>
        </w:rPr>
        <w:t xml:space="preserve"> all member variables at the top of a class, with static variables at the very top. </w:t>
      </w:r>
    </w:p>
    <w:p w14:paraId="1C2BDEE2"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5A123FD1"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class</w:t>
      </w:r>
      <w:proofErr w:type="spellEnd"/>
      <w:r>
        <w:rPr>
          <w:rStyle w:val="pln1"/>
        </w:rPr>
        <w:t xml:space="preserve"> </w:t>
      </w:r>
      <w:proofErr w:type="spellStart"/>
      <w:r>
        <w:rPr>
          <w:rStyle w:val="typ1"/>
        </w:rPr>
        <w:t>Account</w:t>
      </w:r>
      <w:proofErr w:type="spellEnd"/>
    </w:p>
    <w:p w14:paraId="09272C37"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3ED7F40D"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kwd1"/>
        </w:rPr>
        <w:t>public</w:t>
      </w:r>
      <w:proofErr w:type="spellEnd"/>
      <w:r>
        <w:rPr>
          <w:rStyle w:val="pln1"/>
        </w:rPr>
        <w:t xml:space="preserve"> </w:t>
      </w:r>
      <w:proofErr w:type="spellStart"/>
      <w:r>
        <w:rPr>
          <w:rStyle w:val="kwd1"/>
        </w:rPr>
        <w:t>static</w:t>
      </w:r>
      <w:proofErr w:type="spellEnd"/>
      <w:r>
        <w:rPr>
          <w:rStyle w:val="pln1"/>
        </w:rPr>
        <w:t xml:space="preserve"> </w:t>
      </w:r>
      <w:proofErr w:type="spellStart"/>
      <w:r>
        <w:rPr>
          <w:rStyle w:val="kwd1"/>
        </w:rPr>
        <w:t>string</w:t>
      </w:r>
      <w:proofErr w:type="spellEnd"/>
      <w:r>
        <w:rPr>
          <w:rStyle w:val="pln1"/>
        </w:rPr>
        <w:t xml:space="preserve"> </w:t>
      </w:r>
      <w:proofErr w:type="spellStart"/>
      <w:r>
        <w:rPr>
          <w:rStyle w:val="typ1"/>
        </w:rPr>
        <w:t>BankName</w:t>
      </w:r>
      <w:proofErr w:type="spellEnd"/>
      <w:r>
        <w:rPr>
          <w:rStyle w:val="pun1"/>
        </w:rPr>
        <w:t>;</w:t>
      </w:r>
    </w:p>
    <w:p w14:paraId="7DBA67CB"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kwd1"/>
        </w:rPr>
        <w:t>public</w:t>
      </w:r>
      <w:proofErr w:type="spellEnd"/>
      <w:r>
        <w:rPr>
          <w:rStyle w:val="pln1"/>
        </w:rPr>
        <w:t xml:space="preserve"> </w:t>
      </w:r>
      <w:proofErr w:type="spellStart"/>
      <w:r>
        <w:rPr>
          <w:rStyle w:val="kwd1"/>
        </w:rPr>
        <w:t>static</w:t>
      </w:r>
      <w:proofErr w:type="spellEnd"/>
      <w:r>
        <w:rPr>
          <w:rStyle w:val="pln1"/>
        </w:rPr>
        <w:t xml:space="preserve"> </w:t>
      </w:r>
      <w:r>
        <w:rPr>
          <w:rStyle w:val="kwd1"/>
        </w:rPr>
        <w:t>decimal</w:t>
      </w:r>
      <w:r>
        <w:rPr>
          <w:rStyle w:val="pln1"/>
        </w:rPr>
        <w:t xml:space="preserve"> </w:t>
      </w:r>
      <w:r>
        <w:rPr>
          <w:rStyle w:val="typ1"/>
        </w:rPr>
        <w:t>Reserves</w:t>
      </w:r>
      <w:r>
        <w:rPr>
          <w:rStyle w:val="pun1"/>
        </w:rPr>
        <w:t>;</w:t>
      </w:r>
    </w:p>
    <w:p w14:paraId="732CC51D"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1792D8CE" w14:textId="77777777" w:rsidR="002507F4" w:rsidRPr="006A04D1"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public</w:t>
      </w:r>
      <w:r w:rsidRPr="006A04D1">
        <w:rPr>
          <w:rStyle w:val="pln1"/>
          <w:lang w:val="en-US"/>
        </w:rPr>
        <w:t xml:space="preserve"> </w:t>
      </w:r>
      <w:r w:rsidRPr="006A04D1">
        <w:rPr>
          <w:rStyle w:val="kwd1"/>
          <w:lang w:val="en-US"/>
        </w:rPr>
        <w:t>string</w:t>
      </w:r>
      <w:r w:rsidRPr="006A04D1">
        <w:rPr>
          <w:rStyle w:val="pln1"/>
          <w:lang w:val="en-US"/>
        </w:rPr>
        <w:t xml:space="preserve"> </w:t>
      </w:r>
      <w:r w:rsidRPr="006A04D1">
        <w:rPr>
          <w:rStyle w:val="typ1"/>
          <w:lang w:val="en-US"/>
        </w:rPr>
        <w:t>Number</w:t>
      </w:r>
      <w:r w:rsidRPr="006A04D1">
        <w:rPr>
          <w:rStyle w:val="pln1"/>
          <w:lang w:val="en-US"/>
        </w:rPr>
        <w:t xml:space="preserve"> </w:t>
      </w:r>
      <w:r w:rsidRPr="006A04D1">
        <w:rPr>
          <w:rStyle w:val="pun1"/>
          <w:lang w:val="en-US"/>
        </w:rPr>
        <w:t>{</w:t>
      </w:r>
      <w:r w:rsidRPr="006A04D1">
        <w:rPr>
          <w:rStyle w:val="kwd1"/>
          <w:lang w:val="en-US"/>
        </w:rPr>
        <w:t>get</w:t>
      </w:r>
      <w:r w:rsidRPr="006A04D1">
        <w:rPr>
          <w:rStyle w:val="pun1"/>
          <w:lang w:val="en-US"/>
        </w:rPr>
        <w:t>;</w:t>
      </w:r>
      <w:r w:rsidRPr="006A04D1">
        <w:rPr>
          <w:rStyle w:val="pln1"/>
          <w:lang w:val="en-US"/>
        </w:rPr>
        <w:t xml:space="preserve"> </w:t>
      </w:r>
      <w:r w:rsidRPr="006A04D1">
        <w:rPr>
          <w:rStyle w:val="kwd1"/>
          <w:lang w:val="en-US"/>
        </w:rPr>
        <w:t>set</w:t>
      </w:r>
      <w:r w:rsidRPr="006A04D1">
        <w:rPr>
          <w:rStyle w:val="pun1"/>
          <w:lang w:val="en-US"/>
        </w:rPr>
        <w:t>;}</w:t>
      </w:r>
    </w:p>
    <w:p w14:paraId="779426A2" w14:textId="77777777" w:rsidR="002507F4" w:rsidRPr="006A04D1"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public</w:t>
      </w:r>
      <w:r w:rsidRPr="006A04D1">
        <w:rPr>
          <w:rStyle w:val="pln1"/>
          <w:lang w:val="en-US"/>
        </w:rPr>
        <w:t xml:space="preserve"> </w:t>
      </w:r>
      <w:proofErr w:type="spellStart"/>
      <w:r w:rsidRPr="006A04D1">
        <w:rPr>
          <w:rStyle w:val="typ1"/>
          <w:lang w:val="en-US"/>
        </w:rPr>
        <w:t>DateTime</w:t>
      </w:r>
      <w:proofErr w:type="spellEnd"/>
      <w:r w:rsidRPr="006A04D1">
        <w:rPr>
          <w:rStyle w:val="pln1"/>
          <w:lang w:val="en-US"/>
        </w:rPr>
        <w:t xml:space="preserve"> </w:t>
      </w:r>
      <w:proofErr w:type="spellStart"/>
      <w:r w:rsidRPr="006A04D1">
        <w:rPr>
          <w:rStyle w:val="typ1"/>
          <w:lang w:val="en-US"/>
        </w:rPr>
        <w:t>DateOpened</w:t>
      </w:r>
      <w:proofErr w:type="spellEnd"/>
      <w:r w:rsidRPr="006A04D1">
        <w:rPr>
          <w:rStyle w:val="pln1"/>
          <w:lang w:val="en-US"/>
        </w:rPr>
        <w:t xml:space="preserve"> </w:t>
      </w:r>
      <w:r w:rsidRPr="006A04D1">
        <w:rPr>
          <w:rStyle w:val="pun1"/>
          <w:lang w:val="en-US"/>
        </w:rPr>
        <w:t>{</w:t>
      </w:r>
      <w:r w:rsidRPr="006A04D1">
        <w:rPr>
          <w:rStyle w:val="kwd1"/>
          <w:lang w:val="en-US"/>
        </w:rPr>
        <w:t>get</w:t>
      </w:r>
      <w:r w:rsidRPr="006A04D1">
        <w:rPr>
          <w:rStyle w:val="pun1"/>
          <w:lang w:val="en-US"/>
        </w:rPr>
        <w:t>;</w:t>
      </w:r>
      <w:r w:rsidRPr="006A04D1">
        <w:rPr>
          <w:rStyle w:val="pln1"/>
          <w:lang w:val="en-US"/>
        </w:rPr>
        <w:t xml:space="preserve"> </w:t>
      </w:r>
      <w:r w:rsidRPr="006A04D1">
        <w:rPr>
          <w:rStyle w:val="kwd1"/>
          <w:lang w:val="en-US"/>
        </w:rPr>
        <w:t>set</w:t>
      </w:r>
      <w:r w:rsidRPr="006A04D1">
        <w:rPr>
          <w:rStyle w:val="pun1"/>
          <w:lang w:val="en-US"/>
        </w:rPr>
        <w:t>;}</w:t>
      </w:r>
    </w:p>
    <w:p w14:paraId="099AFFDA" w14:textId="77777777" w:rsidR="002507F4" w:rsidRPr="006A04D1"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public</w:t>
      </w:r>
      <w:r w:rsidRPr="006A04D1">
        <w:rPr>
          <w:rStyle w:val="pln1"/>
          <w:lang w:val="en-US"/>
        </w:rPr>
        <w:t xml:space="preserve"> </w:t>
      </w:r>
      <w:proofErr w:type="spellStart"/>
      <w:r w:rsidRPr="006A04D1">
        <w:rPr>
          <w:rStyle w:val="typ1"/>
          <w:lang w:val="en-US"/>
        </w:rPr>
        <w:t>DateTime</w:t>
      </w:r>
      <w:proofErr w:type="spellEnd"/>
      <w:r w:rsidRPr="006A04D1">
        <w:rPr>
          <w:rStyle w:val="pln1"/>
          <w:lang w:val="en-US"/>
        </w:rPr>
        <w:t xml:space="preserve"> </w:t>
      </w:r>
      <w:proofErr w:type="spellStart"/>
      <w:r w:rsidRPr="006A04D1">
        <w:rPr>
          <w:rStyle w:val="typ1"/>
          <w:lang w:val="en-US"/>
        </w:rPr>
        <w:t>DateClosed</w:t>
      </w:r>
      <w:proofErr w:type="spellEnd"/>
      <w:r w:rsidRPr="006A04D1">
        <w:rPr>
          <w:rStyle w:val="pln1"/>
          <w:lang w:val="en-US"/>
        </w:rPr>
        <w:t xml:space="preserve"> </w:t>
      </w:r>
      <w:r w:rsidRPr="006A04D1">
        <w:rPr>
          <w:rStyle w:val="pun1"/>
          <w:lang w:val="en-US"/>
        </w:rPr>
        <w:t>{</w:t>
      </w:r>
      <w:r w:rsidRPr="006A04D1">
        <w:rPr>
          <w:rStyle w:val="kwd1"/>
          <w:lang w:val="en-US"/>
        </w:rPr>
        <w:t>get</w:t>
      </w:r>
      <w:r w:rsidRPr="006A04D1">
        <w:rPr>
          <w:rStyle w:val="pun1"/>
          <w:lang w:val="en-US"/>
        </w:rPr>
        <w:t>;</w:t>
      </w:r>
      <w:r w:rsidRPr="006A04D1">
        <w:rPr>
          <w:rStyle w:val="pln1"/>
          <w:lang w:val="en-US"/>
        </w:rPr>
        <w:t xml:space="preserve"> </w:t>
      </w:r>
      <w:r w:rsidRPr="006A04D1">
        <w:rPr>
          <w:rStyle w:val="kwd1"/>
          <w:lang w:val="en-US"/>
        </w:rPr>
        <w:t>set</w:t>
      </w:r>
      <w:r w:rsidRPr="006A04D1">
        <w:rPr>
          <w:rStyle w:val="pun1"/>
          <w:lang w:val="en-US"/>
        </w:rPr>
        <w:t>;}</w:t>
      </w:r>
    </w:p>
    <w:p w14:paraId="1A56105C" w14:textId="77777777" w:rsidR="002507F4" w:rsidRPr="006A04D1"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r w:rsidRPr="006A04D1">
        <w:rPr>
          <w:rStyle w:val="kwd1"/>
          <w:lang w:val="en-US"/>
        </w:rPr>
        <w:t>public</w:t>
      </w:r>
      <w:r w:rsidRPr="006A04D1">
        <w:rPr>
          <w:rStyle w:val="pln1"/>
          <w:lang w:val="en-US"/>
        </w:rPr>
        <w:t xml:space="preserve"> </w:t>
      </w:r>
      <w:r w:rsidRPr="006A04D1">
        <w:rPr>
          <w:rStyle w:val="kwd1"/>
          <w:lang w:val="en-US"/>
        </w:rPr>
        <w:t>decimal</w:t>
      </w:r>
      <w:r w:rsidRPr="006A04D1">
        <w:rPr>
          <w:rStyle w:val="pln1"/>
          <w:lang w:val="en-US"/>
        </w:rPr>
        <w:t xml:space="preserve"> </w:t>
      </w:r>
      <w:r w:rsidRPr="006A04D1">
        <w:rPr>
          <w:rStyle w:val="typ1"/>
          <w:lang w:val="en-US"/>
        </w:rPr>
        <w:t>Balance</w:t>
      </w:r>
      <w:r w:rsidRPr="006A04D1">
        <w:rPr>
          <w:rStyle w:val="pln1"/>
          <w:lang w:val="en-US"/>
        </w:rPr>
        <w:t xml:space="preserve"> </w:t>
      </w:r>
      <w:r w:rsidRPr="006A04D1">
        <w:rPr>
          <w:rStyle w:val="pun1"/>
          <w:lang w:val="en-US"/>
        </w:rPr>
        <w:t>{</w:t>
      </w:r>
      <w:r w:rsidRPr="006A04D1">
        <w:rPr>
          <w:rStyle w:val="kwd1"/>
          <w:lang w:val="en-US"/>
        </w:rPr>
        <w:t>get</w:t>
      </w:r>
      <w:r w:rsidRPr="006A04D1">
        <w:rPr>
          <w:rStyle w:val="pun1"/>
          <w:lang w:val="en-US"/>
        </w:rPr>
        <w:t>;</w:t>
      </w:r>
      <w:r w:rsidRPr="006A04D1">
        <w:rPr>
          <w:rStyle w:val="pln1"/>
          <w:lang w:val="en-US"/>
        </w:rPr>
        <w:t xml:space="preserve"> </w:t>
      </w:r>
      <w:r w:rsidRPr="006A04D1">
        <w:rPr>
          <w:rStyle w:val="kwd1"/>
          <w:lang w:val="en-US"/>
        </w:rPr>
        <w:t>set</w:t>
      </w:r>
      <w:r w:rsidRPr="006A04D1">
        <w:rPr>
          <w:rStyle w:val="pun1"/>
          <w:lang w:val="en-US"/>
        </w:rPr>
        <w:t>;}</w:t>
      </w:r>
    </w:p>
    <w:p w14:paraId="72BE5BCE" w14:textId="77777777" w:rsidR="002507F4" w:rsidRPr="006A04D1"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lang w:val="en-US"/>
        </w:rPr>
      </w:pPr>
      <w:r w:rsidRPr="006A04D1">
        <w:rPr>
          <w:rStyle w:val="pln1"/>
          <w:lang w:val="en-US"/>
        </w:rPr>
        <w:t xml:space="preserve"> </w:t>
      </w:r>
    </w:p>
    <w:p w14:paraId="0BD4EB7F"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sidRPr="006A04D1">
        <w:rPr>
          <w:rStyle w:val="pln1"/>
          <w:lang w:val="en-US"/>
        </w:rPr>
        <w:t xml:space="preserve">    </w:t>
      </w:r>
      <w:r>
        <w:rPr>
          <w:rStyle w:val="com1"/>
        </w:rPr>
        <w:t>// Constructor</w:t>
      </w:r>
    </w:p>
    <w:p w14:paraId="025B0BC8"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kwd1"/>
        </w:rPr>
        <w:t>public</w:t>
      </w:r>
      <w:proofErr w:type="spellEnd"/>
      <w:r>
        <w:rPr>
          <w:rStyle w:val="pln1"/>
        </w:rPr>
        <w:t xml:space="preserve"> </w:t>
      </w:r>
      <w:proofErr w:type="spellStart"/>
      <w:r>
        <w:rPr>
          <w:rStyle w:val="typ1"/>
        </w:rPr>
        <w:t>Account</w:t>
      </w:r>
      <w:proofErr w:type="spellEnd"/>
      <w:r>
        <w:rPr>
          <w:rStyle w:val="pun1"/>
        </w:rPr>
        <w:t>()</w:t>
      </w:r>
    </w:p>
    <w:p w14:paraId="79DFA44F"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13AF74CC"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com1"/>
        </w:rPr>
        <w:t>// ...</w:t>
      </w:r>
    </w:p>
    <w:p w14:paraId="4D207785"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pun1"/>
        </w:rPr>
        <w:t>}</w:t>
      </w:r>
    </w:p>
    <w:p w14:paraId="7196191B" w14:textId="77777777" w:rsidR="002507F4" w:rsidRDefault="002507F4" w:rsidP="002507F4">
      <w:pPr>
        <w:pStyle w:val="HTMLconformatoprevio"/>
        <w:numPr>
          <w:ilvl w:val="0"/>
          <w:numId w:val="17"/>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264E2150" w14:textId="77777777" w:rsidR="002507F4" w:rsidRDefault="002507F4" w:rsidP="002507F4">
      <w:pPr>
        <w:spacing w:after="240"/>
        <w:rPr>
          <w:rFonts w:ascii="Helvetica" w:hAnsi="Helvetica" w:cs="Arial"/>
          <w:color w:val="555555"/>
          <w:sz w:val="21"/>
          <w:szCs w:val="21"/>
        </w:rPr>
      </w:pPr>
      <w:r w:rsidRPr="006A04D1">
        <w:rPr>
          <w:rFonts w:ascii="Helvetica" w:hAnsi="Helvetica" w:cs="Arial"/>
          <w:b/>
          <w:bCs/>
          <w:color w:val="555555"/>
          <w:sz w:val="21"/>
          <w:szCs w:val="21"/>
          <w:lang w:val="en-US"/>
        </w:rPr>
        <w:lastRenderedPageBreak/>
        <w:t>Why</w:t>
      </w:r>
      <w:r w:rsidRPr="006A04D1">
        <w:rPr>
          <w:rFonts w:ascii="Helvetica" w:hAnsi="Helvetica" w:cs="Arial"/>
          <w:color w:val="555555"/>
          <w:sz w:val="21"/>
          <w:szCs w:val="21"/>
          <w:lang w:val="en-US"/>
        </w:rPr>
        <w:t>: generally accepted practice that prevents the need to hunt for variable declarations.</w:t>
      </w:r>
      <w:r w:rsidRPr="006A04D1">
        <w:rPr>
          <w:rFonts w:ascii="Helvetica" w:hAnsi="Helvetica" w:cs="Arial"/>
          <w:color w:val="555555"/>
          <w:sz w:val="21"/>
          <w:szCs w:val="21"/>
          <w:lang w:val="en-US"/>
        </w:rPr>
        <w:br/>
      </w:r>
      <w:r w:rsidRPr="006A04D1">
        <w:rPr>
          <w:rFonts w:ascii="Helvetica" w:hAnsi="Helvetica" w:cs="Arial"/>
          <w:color w:val="555555"/>
          <w:sz w:val="21"/>
          <w:szCs w:val="21"/>
          <w:lang w:val="en-US"/>
        </w:rPr>
        <w:br/>
      </w:r>
      <w:r w:rsidRPr="006A04D1">
        <w:rPr>
          <w:rStyle w:val="do-this"/>
          <w:rFonts w:ascii="Helvetica" w:hAnsi="Helvetica" w:cs="Arial"/>
          <w:color w:val="555555"/>
          <w:sz w:val="21"/>
          <w:szCs w:val="21"/>
          <w:lang w:val="en-US"/>
        </w:rPr>
        <w:t>do</w:t>
      </w:r>
      <w:r w:rsidRPr="006A04D1">
        <w:rPr>
          <w:rFonts w:ascii="Helvetica" w:hAnsi="Helvetica" w:cs="Arial"/>
          <w:color w:val="555555"/>
          <w:sz w:val="21"/>
          <w:szCs w:val="21"/>
          <w:lang w:val="en-US"/>
        </w:rPr>
        <w:t xml:space="preserve">use singular names for </w:t>
      </w:r>
      <w:proofErr w:type="spellStart"/>
      <w:r w:rsidRPr="006A04D1">
        <w:rPr>
          <w:rFonts w:ascii="Helvetica" w:hAnsi="Helvetica" w:cs="Arial"/>
          <w:color w:val="555555"/>
          <w:sz w:val="21"/>
          <w:szCs w:val="21"/>
          <w:lang w:val="en-US"/>
        </w:rPr>
        <w:t>enums</w:t>
      </w:r>
      <w:proofErr w:type="spellEnd"/>
      <w:r w:rsidRPr="006A04D1">
        <w:rPr>
          <w:rFonts w:ascii="Helvetica" w:hAnsi="Helvetica" w:cs="Arial"/>
          <w:color w:val="555555"/>
          <w:sz w:val="21"/>
          <w:szCs w:val="21"/>
          <w:lang w:val="en-US"/>
        </w:rPr>
        <w:t xml:space="preserve">. </w:t>
      </w:r>
      <w:proofErr w:type="spellStart"/>
      <w:r>
        <w:rPr>
          <w:rFonts w:ascii="Helvetica" w:hAnsi="Helvetica" w:cs="Arial"/>
          <w:color w:val="555555"/>
          <w:sz w:val="21"/>
          <w:szCs w:val="21"/>
        </w:rPr>
        <w:t>Exception</w:t>
      </w:r>
      <w:proofErr w:type="spellEnd"/>
      <w:r>
        <w:rPr>
          <w:rFonts w:ascii="Helvetica" w:hAnsi="Helvetica" w:cs="Arial"/>
          <w:color w:val="555555"/>
          <w:sz w:val="21"/>
          <w:szCs w:val="21"/>
        </w:rPr>
        <w:t xml:space="preserve">: bit </w:t>
      </w:r>
      <w:proofErr w:type="spellStart"/>
      <w:r>
        <w:rPr>
          <w:rFonts w:ascii="Helvetica" w:hAnsi="Helvetica" w:cs="Arial"/>
          <w:color w:val="555555"/>
          <w:sz w:val="21"/>
          <w:szCs w:val="21"/>
        </w:rPr>
        <w:t>field</w:t>
      </w:r>
      <w:proofErr w:type="spellEnd"/>
      <w:r>
        <w:rPr>
          <w:rFonts w:ascii="Helvetica" w:hAnsi="Helvetica" w:cs="Arial"/>
          <w:color w:val="555555"/>
          <w:sz w:val="21"/>
          <w:szCs w:val="21"/>
        </w:rPr>
        <w:t xml:space="preserve"> </w:t>
      </w:r>
      <w:proofErr w:type="spellStart"/>
      <w:r>
        <w:rPr>
          <w:rFonts w:ascii="Helvetica" w:hAnsi="Helvetica" w:cs="Arial"/>
          <w:color w:val="555555"/>
          <w:sz w:val="21"/>
          <w:szCs w:val="21"/>
        </w:rPr>
        <w:t>enums</w:t>
      </w:r>
      <w:proofErr w:type="spellEnd"/>
      <w:r>
        <w:rPr>
          <w:rFonts w:ascii="Helvetica" w:hAnsi="Helvetica" w:cs="Arial"/>
          <w:color w:val="555555"/>
          <w:sz w:val="21"/>
          <w:szCs w:val="21"/>
        </w:rPr>
        <w:t xml:space="preserve">. </w:t>
      </w:r>
    </w:p>
    <w:p w14:paraId="1E60C152"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00E536AB"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enum</w:t>
      </w:r>
      <w:proofErr w:type="spellEnd"/>
      <w:r>
        <w:rPr>
          <w:rStyle w:val="pln1"/>
        </w:rPr>
        <w:t xml:space="preserve"> </w:t>
      </w:r>
      <w:r>
        <w:rPr>
          <w:rStyle w:val="typ1"/>
        </w:rPr>
        <w:t>Color</w:t>
      </w:r>
    </w:p>
    <w:p w14:paraId="746EE35C"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5D1524D3"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Red</w:t>
      </w:r>
      <w:r>
        <w:rPr>
          <w:rStyle w:val="pun1"/>
        </w:rPr>
        <w:t>,</w:t>
      </w:r>
    </w:p>
    <w:p w14:paraId="0F32A752"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Green</w:t>
      </w:r>
      <w:r>
        <w:rPr>
          <w:rStyle w:val="pun1"/>
        </w:rPr>
        <w:t>,</w:t>
      </w:r>
    </w:p>
    <w:p w14:paraId="2549A126"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Blue</w:t>
      </w:r>
      <w:r>
        <w:rPr>
          <w:rStyle w:val="pun1"/>
        </w:rPr>
        <w:t>,</w:t>
      </w:r>
    </w:p>
    <w:p w14:paraId="14B7F6AA"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Yellow</w:t>
      </w:r>
      <w:proofErr w:type="spellEnd"/>
      <w:r>
        <w:rPr>
          <w:rStyle w:val="pun1"/>
        </w:rPr>
        <w:t>,</w:t>
      </w:r>
    </w:p>
    <w:p w14:paraId="707E92A6"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Magenta</w:t>
      </w:r>
      <w:r>
        <w:rPr>
          <w:rStyle w:val="pun1"/>
        </w:rPr>
        <w:t>,</w:t>
      </w:r>
    </w:p>
    <w:p w14:paraId="42CCE1AA"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Cyan</w:t>
      </w:r>
      <w:proofErr w:type="spellEnd"/>
    </w:p>
    <w:p w14:paraId="48FA1E3C"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3E66B7B8"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05A2D21B"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Exception</w:t>
      </w:r>
      <w:proofErr w:type="spellEnd"/>
    </w:p>
    <w:p w14:paraId="52631B7E"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roofErr w:type="spellStart"/>
      <w:r>
        <w:rPr>
          <w:rStyle w:val="typ1"/>
        </w:rPr>
        <w:t>Flags</w:t>
      </w:r>
      <w:proofErr w:type="spellEnd"/>
      <w:r>
        <w:rPr>
          <w:rStyle w:val="pun1"/>
        </w:rPr>
        <w:t>]</w:t>
      </w:r>
    </w:p>
    <w:p w14:paraId="3F2287C4"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enum</w:t>
      </w:r>
      <w:proofErr w:type="spellEnd"/>
      <w:r>
        <w:rPr>
          <w:rStyle w:val="pln1"/>
        </w:rPr>
        <w:t xml:space="preserve"> </w:t>
      </w:r>
      <w:proofErr w:type="spellStart"/>
      <w:r>
        <w:rPr>
          <w:rStyle w:val="typ1"/>
        </w:rPr>
        <w:t>Dockings</w:t>
      </w:r>
      <w:proofErr w:type="spellEnd"/>
    </w:p>
    <w:p w14:paraId="2ABF3F9F"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05F8934D"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kwd1"/>
        </w:rPr>
        <w:t>None</w:t>
      </w:r>
      <w:proofErr w:type="spellEnd"/>
      <w:r>
        <w:rPr>
          <w:rStyle w:val="pln1"/>
        </w:rPr>
        <w:t xml:space="preserve"> </w:t>
      </w:r>
      <w:r>
        <w:rPr>
          <w:rStyle w:val="pun1"/>
        </w:rPr>
        <w:t>=</w:t>
      </w:r>
      <w:r>
        <w:rPr>
          <w:rStyle w:val="pln1"/>
        </w:rPr>
        <w:t xml:space="preserve"> </w:t>
      </w:r>
      <w:r>
        <w:rPr>
          <w:rStyle w:val="lit1"/>
        </w:rPr>
        <w:t>0</w:t>
      </w:r>
      <w:r>
        <w:rPr>
          <w:rStyle w:val="pun1"/>
        </w:rPr>
        <w:t>,</w:t>
      </w:r>
    </w:p>
    <w:p w14:paraId="2C37B0F7"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Top</w:t>
      </w:r>
      <w:r>
        <w:rPr>
          <w:rStyle w:val="pln1"/>
        </w:rPr>
        <w:t xml:space="preserve"> </w:t>
      </w:r>
      <w:r>
        <w:rPr>
          <w:rStyle w:val="pun1"/>
        </w:rPr>
        <w:t>=</w:t>
      </w:r>
      <w:r>
        <w:rPr>
          <w:rStyle w:val="pln1"/>
        </w:rPr>
        <w:t xml:space="preserve"> </w:t>
      </w:r>
      <w:r>
        <w:rPr>
          <w:rStyle w:val="lit1"/>
        </w:rPr>
        <w:t>1</w:t>
      </w:r>
      <w:r>
        <w:rPr>
          <w:rStyle w:val="pun1"/>
        </w:rPr>
        <w:t>,</w:t>
      </w:r>
      <w:r>
        <w:rPr>
          <w:rStyle w:val="pln1"/>
        </w:rPr>
        <w:t xml:space="preserve"> </w:t>
      </w:r>
    </w:p>
    <w:p w14:paraId="6F8CABD9"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Right</w:t>
      </w:r>
      <w:proofErr w:type="spellEnd"/>
      <w:r>
        <w:rPr>
          <w:rStyle w:val="pln1"/>
        </w:rPr>
        <w:t xml:space="preserve"> </w:t>
      </w:r>
      <w:r>
        <w:rPr>
          <w:rStyle w:val="pun1"/>
        </w:rPr>
        <w:t>=</w:t>
      </w:r>
      <w:r>
        <w:rPr>
          <w:rStyle w:val="pln1"/>
        </w:rPr>
        <w:t xml:space="preserve"> </w:t>
      </w:r>
      <w:r>
        <w:rPr>
          <w:rStyle w:val="lit1"/>
        </w:rPr>
        <w:t>2</w:t>
      </w:r>
      <w:r>
        <w:rPr>
          <w:rStyle w:val="pun1"/>
        </w:rPr>
        <w:t>,</w:t>
      </w:r>
      <w:r>
        <w:rPr>
          <w:rStyle w:val="pln1"/>
        </w:rPr>
        <w:t xml:space="preserve"> </w:t>
      </w:r>
    </w:p>
    <w:p w14:paraId="02A9A5E9"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Bottom</w:t>
      </w:r>
      <w:proofErr w:type="spellEnd"/>
      <w:r>
        <w:rPr>
          <w:rStyle w:val="pln1"/>
        </w:rPr>
        <w:t xml:space="preserve"> </w:t>
      </w:r>
      <w:r>
        <w:rPr>
          <w:rStyle w:val="pun1"/>
        </w:rPr>
        <w:t>=</w:t>
      </w:r>
      <w:r>
        <w:rPr>
          <w:rStyle w:val="pln1"/>
        </w:rPr>
        <w:t xml:space="preserve"> </w:t>
      </w:r>
      <w:r>
        <w:rPr>
          <w:rStyle w:val="lit1"/>
        </w:rPr>
        <w:t>4</w:t>
      </w:r>
      <w:r>
        <w:rPr>
          <w:rStyle w:val="pun1"/>
        </w:rPr>
        <w:t>,</w:t>
      </w:r>
    </w:p>
    <w:p w14:paraId="414E9BB5"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Left</w:t>
      </w:r>
      <w:proofErr w:type="spellEnd"/>
      <w:r>
        <w:rPr>
          <w:rStyle w:val="pln1"/>
        </w:rPr>
        <w:t xml:space="preserve"> </w:t>
      </w:r>
      <w:r>
        <w:rPr>
          <w:rStyle w:val="pun1"/>
        </w:rPr>
        <w:t>=</w:t>
      </w:r>
      <w:r>
        <w:rPr>
          <w:rStyle w:val="pln1"/>
        </w:rPr>
        <w:t xml:space="preserve"> </w:t>
      </w:r>
      <w:r>
        <w:rPr>
          <w:rStyle w:val="lit1"/>
        </w:rPr>
        <w:t>8</w:t>
      </w:r>
    </w:p>
    <w:p w14:paraId="7FB85435" w14:textId="77777777" w:rsidR="002507F4" w:rsidRDefault="002507F4" w:rsidP="002507F4">
      <w:pPr>
        <w:pStyle w:val="HTMLconformatoprevio"/>
        <w:numPr>
          <w:ilvl w:val="0"/>
          <w:numId w:val="18"/>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5D8363D9" w14:textId="77777777" w:rsidR="002507F4" w:rsidRPr="00A25774" w:rsidRDefault="002507F4" w:rsidP="002507F4">
      <w:pPr>
        <w:spacing w:after="240"/>
        <w:rPr>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xml:space="preserve">: consistent with the Microsoft's .NET Framework and makes the code more natural to read. Plural flags because </w:t>
      </w:r>
      <w:proofErr w:type="spellStart"/>
      <w:r w:rsidRPr="006A04D1">
        <w:rPr>
          <w:rFonts w:ascii="Helvetica" w:hAnsi="Helvetica" w:cs="Arial"/>
          <w:color w:val="555555"/>
          <w:sz w:val="21"/>
          <w:szCs w:val="21"/>
          <w:lang w:val="en-US"/>
        </w:rPr>
        <w:t>enum</w:t>
      </w:r>
      <w:proofErr w:type="spellEnd"/>
      <w:r w:rsidRPr="006A04D1">
        <w:rPr>
          <w:rFonts w:ascii="Helvetica" w:hAnsi="Helvetica" w:cs="Arial"/>
          <w:color w:val="555555"/>
          <w:sz w:val="21"/>
          <w:szCs w:val="21"/>
          <w:lang w:val="en-US"/>
        </w:rPr>
        <w:t xml:space="preserve"> can hold multiple values (using bitwise 'OR').</w:t>
      </w:r>
      <w:r w:rsidRPr="006A04D1">
        <w:rPr>
          <w:rFonts w:ascii="Helvetica" w:hAnsi="Helvetica" w:cs="Arial"/>
          <w:color w:val="555555"/>
          <w:sz w:val="21"/>
          <w:szCs w:val="21"/>
          <w:lang w:val="en-US"/>
        </w:rPr>
        <w:br/>
      </w:r>
    </w:p>
    <w:p w14:paraId="149A5992" w14:textId="77777777" w:rsidR="002507F4" w:rsidRPr="006A04D1" w:rsidRDefault="002507F4" w:rsidP="002507F4">
      <w:pPr>
        <w:spacing w:before="210" w:after="210"/>
        <w:rPr>
          <w:rFonts w:ascii="Helvetica" w:hAnsi="Helvetica" w:cs="Arial"/>
          <w:color w:val="555555"/>
          <w:sz w:val="21"/>
          <w:szCs w:val="21"/>
          <w:lang w:val="en-US"/>
        </w:rPr>
      </w:pPr>
      <w:r w:rsidRPr="006A04D1">
        <w:rPr>
          <w:rFonts w:ascii="Helvetica" w:hAnsi="Helvetica" w:cs="Arial"/>
          <w:color w:val="555555"/>
          <w:sz w:val="21"/>
          <w:szCs w:val="21"/>
          <w:lang w:val="en-US"/>
        </w:rPr>
        <w:br/>
      </w:r>
      <w:r w:rsidRPr="006A04D1">
        <w:rPr>
          <w:rFonts w:ascii="Helvetica" w:hAnsi="Helvetica" w:cs="Arial"/>
          <w:color w:val="555555"/>
          <w:sz w:val="21"/>
          <w:szCs w:val="21"/>
          <w:lang w:val="en-US"/>
        </w:rPr>
        <w:br/>
      </w:r>
      <w:r w:rsidRPr="006A04D1">
        <w:rPr>
          <w:rStyle w:val="donot-this"/>
          <w:rFonts w:ascii="Helvetica" w:hAnsi="Helvetica" w:cs="Arial"/>
          <w:color w:val="555555"/>
          <w:sz w:val="21"/>
          <w:szCs w:val="21"/>
          <w:highlight w:val="lightGray"/>
          <w:lang w:val="en-US"/>
        </w:rPr>
        <w:t xml:space="preserve">do </w:t>
      </w:r>
      <w:proofErr w:type="spellStart"/>
      <w:r w:rsidRPr="006A04D1">
        <w:rPr>
          <w:rStyle w:val="donot-this"/>
          <w:rFonts w:ascii="Helvetica" w:hAnsi="Helvetica" w:cs="Arial"/>
          <w:color w:val="555555"/>
          <w:sz w:val="21"/>
          <w:szCs w:val="21"/>
          <w:highlight w:val="lightGray"/>
          <w:lang w:val="en-US"/>
        </w:rPr>
        <w:t>not</w:t>
      </w:r>
      <w:r w:rsidRPr="006A04D1">
        <w:rPr>
          <w:rFonts w:ascii="Helvetica" w:hAnsi="Helvetica" w:cs="Arial"/>
          <w:color w:val="555555"/>
          <w:sz w:val="21"/>
          <w:szCs w:val="21"/>
          <w:highlight w:val="lightGray"/>
          <w:lang w:val="en-US"/>
        </w:rPr>
        <w:t>explicitly</w:t>
      </w:r>
      <w:proofErr w:type="spellEnd"/>
      <w:r w:rsidRPr="006A04D1">
        <w:rPr>
          <w:rFonts w:ascii="Helvetica" w:hAnsi="Helvetica" w:cs="Arial"/>
          <w:color w:val="555555"/>
          <w:sz w:val="21"/>
          <w:szCs w:val="21"/>
          <w:lang w:val="en-US"/>
        </w:rPr>
        <w:t xml:space="preserve"> specify a type of an </w:t>
      </w:r>
      <w:proofErr w:type="spellStart"/>
      <w:r w:rsidRPr="006A04D1">
        <w:rPr>
          <w:rFonts w:ascii="Helvetica" w:hAnsi="Helvetica" w:cs="Arial"/>
          <w:color w:val="555555"/>
          <w:sz w:val="21"/>
          <w:szCs w:val="21"/>
          <w:lang w:val="en-US"/>
        </w:rPr>
        <w:t>enum</w:t>
      </w:r>
      <w:proofErr w:type="spellEnd"/>
      <w:r w:rsidRPr="006A04D1">
        <w:rPr>
          <w:rFonts w:ascii="Helvetica" w:hAnsi="Helvetica" w:cs="Arial"/>
          <w:color w:val="555555"/>
          <w:sz w:val="21"/>
          <w:szCs w:val="21"/>
          <w:lang w:val="en-US"/>
        </w:rPr>
        <w:t xml:space="preserve"> or values of </w:t>
      </w:r>
      <w:proofErr w:type="spellStart"/>
      <w:r w:rsidRPr="006A04D1">
        <w:rPr>
          <w:rFonts w:ascii="Helvetica" w:hAnsi="Helvetica" w:cs="Arial"/>
          <w:color w:val="555555"/>
          <w:sz w:val="21"/>
          <w:szCs w:val="21"/>
          <w:lang w:val="en-US"/>
        </w:rPr>
        <w:t>enums</w:t>
      </w:r>
      <w:proofErr w:type="spellEnd"/>
      <w:r w:rsidRPr="006A04D1">
        <w:rPr>
          <w:rFonts w:ascii="Helvetica" w:hAnsi="Helvetica" w:cs="Arial"/>
          <w:color w:val="555555"/>
          <w:sz w:val="21"/>
          <w:szCs w:val="21"/>
          <w:lang w:val="en-US"/>
        </w:rPr>
        <w:t xml:space="preserve"> (except bit fields) </w:t>
      </w:r>
    </w:p>
    <w:p w14:paraId="006AF26F"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Don't</w:t>
      </w:r>
      <w:proofErr w:type="spellEnd"/>
    </w:p>
    <w:p w14:paraId="21E34F3D"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enum</w:t>
      </w:r>
      <w:proofErr w:type="spellEnd"/>
      <w:r>
        <w:rPr>
          <w:rStyle w:val="pln1"/>
        </w:rPr>
        <w:t xml:space="preserve"> </w:t>
      </w:r>
      <w:proofErr w:type="spellStart"/>
      <w:r>
        <w:rPr>
          <w:rStyle w:val="typ1"/>
        </w:rPr>
        <w:t>Direction</w:t>
      </w:r>
      <w:proofErr w:type="spellEnd"/>
      <w:r>
        <w:rPr>
          <w:rStyle w:val="pln1"/>
        </w:rPr>
        <w:t xml:space="preserve"> </w:t>
      </w:r>
      <w:r>
        <w:rPr>
          <w:rStyle w:val="pun1"/>
        </w:rPr>
        <w:t>:</w:t>
      </w:r>
      <w:r>
        <w:rPr>
          <w:rStyle w:val="pln1"/>
        </w:rPr>
        <w:t xml:space="preserve"> </w:t>
      </w:r>
      <w:proofErr w:type="spellStart"/>
      <w:r>
        <w:rPr>
          <w:rStyle w:val="kwd1"/>
        </w:rPr>
        <w:t>long</w:t>
      </w:r>
      <w:proofErr w:type="spellEnd"/>
    </w:p>
    <w:p w14:paraId="28639282"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0EF83ED0"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North</w:t>
      </w:r>
      <w:r>
        <w:rPr>
          <w:rStyle w:val="pln1"/>
        </w:rPr>
        <w:t xml:space="preserve"> </w:t>
      </w:r>
      <w:r>
        <w:rPr>
          <w:rStyle w:val="pun1"/>
        </w:rPr>
        <w:t>=</w:t>
      </w:r>
      <w:r>
        <w:rPr>
          <w:rStyle w:val="pln1"/>
        </w:rPr>
        <w:t xml:space="preserve"> </w:t>
      </w:r>
      <w:r>
        <w:rPr>
          <w:rStyle w:val="lit1"/>
        </w:rPr>
        <w:t>1</w:t>
      </w:r>
      <w:r>
        <w:rPr>
          <w:rStyle w:val="pun1"/>
        </w:rPr>
        <w:t>,</w:t>
      </w:r>
    </w:p>
    <w:p w14:paraId="648E6885"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East</w:t>
      </w:r>
      <w:r>
        <w:rPr>
          <w:rStyle w:val="pln1"/>
        </w:rPr>
        <w:t xml:space="preserve"> </w:t>
      </w:r>
      <w:r>
        <w:rPr>
          <w:rStyle w:val="pun1"/>
        </w:rPr>
        <w:t>=</w:t>
      </w:r>
      <w:r>
        <w:rPr>
          <w:rStyle w:val="pln1"/>
        </w:rPr>
        <w:t xml:space="preserve"> </w:t>
      </w:r>
      <w:r>
        <w:rPr>
          <w:rStyle w:val="lit1"/>
        </w:rPr>
        <w:t>2</w:t>
      </w:r>
      <w:r>
        <w:rPr>
          <w:rStyle w:val="pun1"/>
        </w:rPr>
        <w:t>,</w:t>
      </w:r>
    </w:p>
    <w:p w14:paraId="464CAC4A"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South</w:t>
      </w:r>
      <w:r>
        <w:rPr>
          <w:rStyle w:val="pln1"/>
        </w:rPr>
        <w:t xml:space="preserve"> </w:t>
      </w:r>
      <w:r>
        <w:rPr>
          <w:rStyle w:val="pun1"/>
        </w:rPr>
        <w:t>=</w:t>
      </w:r>
      <w:r>
        <w:rPr>
          <w:rStyle w:val="pln1"/>
        </w:rPr>
        <w:t xml:space="preserve"> </w:t>
      </w:r>
      <w:r>
        <w:rPr>
          <w:rStyle w:val="lit1"/>
        </w:rPr>
        <w:t>3</w:t>
      </w:r>
      <w:r>
        <w:rPr>
          <w:rStyle w:val="pun1"/>
        </w:rPr>
        <w:t>,</w:t>
      </w:r>
    </w:p>
    <w:p w14:paraId="067A7FAF"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West</w:t>
      </w:r>
      <w:r>
        <w:rPr>
          <w:rStyle w:val="pln1"/>
        </w:rPr>
        <w:t xml:space="preserve"> </w:t>
      </w:r>
      <w:r>
        <w:rPr>
          <w:rStyle w:val="pun1"/>
        </w:rPr>
        <w:t>=</w:t>
      </w:r>
      <w:r>
        <w:rPr>
          <w:rStyle w:val="pln1"/>
        </w:rPr>
        <w:t xml:space="preserve"> </w:t>
      </w:r>
      <w:r>
        <w:rPr>
          <w:rStyle w:val="lit1"/>
        </w:rPr>
        <w:t>4</w:t>
      </w:r>
    </w:p>
    <w:p w14:paraId="24810629"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04D62578"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26682684"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049A5918"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enum</w:t>
      </w:r>
      <w:proofErr w:type="spellEnd"/>
      <w:r>
        <w:rPr>
          <w:rStyle w:val="pln1"/>
        </w:rPr>
        <w:t xml:space="preserve"> </w:t>
      </w:r>
      <w:proofErr w:type="spellStart"/>
      <w:r>
        <w:rPr>
          <w:rStyle w:val="typ1"/>
        </w:rPr>
        <w:t>Direction</w:t>
      </w:r>
      <w:proofErr w:type="spellEnd"/>
    </w:p>
    <w:p w14:paraId="3058979B"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51BCDD64"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North</w:t>
      </w:r>
      <w:r>
        <w:rPr>
          <w:rStyle w:val="pun1"/>
        </w:rPr>
        <w:t>,</w:t>
      </w:r>
    </w:p>
    <w:p w14:paraId="55861520"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East</w:t>
      </w:r>
      <w:r>
        <w:rPr>
          <w:rStyle w:val="pun1"/>
        </w:rPr>
        <w:t>,</w:t>
      </w:r>
    </w:p>
    <w:p w14:paraId="13E557A0"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South</w:t>
      </w:r>
      <w:r>
        <w:rPr>
          <w:rStyle w:val="pun1"/>
        </w:rPr>
        <w:t>,</w:t>
      </w:r>
    </w:p>
    <w:p w14:paraId="605F5749"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West</w:t>
      </w:r>
    </w:p>
    <w:p w14:paraId="44A47445" w14:textId="77777777" w:rsidR="002507F4" w:rsidRDefault="002507F4" w:rsidP="002507F4">
      <w:pPr>
        <w:pStyle w:val="HTMLconformatoprevio"/>
        <w:numPr>
          <w:ilvl w:val="0"/>
          <w:numId w:val="19"/>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lastRenderedPageBreak/>
        <w:t>}</w:t>
      </w:r>
    </w:p>
    <w:p w14:paraId="740D525B" w14:textId="77777777" w:rsidR="002507F4" w:rsidRPr="006A04D1" w:rsidRDefault="002507F4" w:rsidP="002507F4">
      <w:pPr>
        <w:spacing w:after="240"/>
        <w:rPr>
          <w:rStyle w:val="donot-this"/>
          <w:rFonts w:ascii="Helvetica" w:hAnsi="Helvetica" w:cs="Arial"/>
          <w:color w:val="555555"/>
          <w:sz w:val="21"/>
          <w:szCs w:val="21"/>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can create confusion when relying on actual types and values.</w:t>
      </w:r>
      <w:r w:rsidRPr="006A04D1">
        <w:rPr>
          <w:rFonts w:ascii="Helvetica" w:hAnsi="Helvetica" w:cs="Arial"/>
          <w:color w:val="555555"/>
          <w:sz w:val="21"/>
          <w:szCs w:val="21"/>
          <w:lang w:val="en-US"/>
        </w:rPr>
        <w:br/>
      </w:r>
    </w:p>
    <w:p w14:paraId="3E1D5E5A" w14:textId="77777777" w:rsidR="002507F4" w:rsidRPr="006A04D1" w:rsidRDefault="002507F4" w:rsidP="002507F4">
      <w:pPr>
        <w:spacing w:before="210" w:after="210"/>
        <w:rPr>
          <w:rFonts w:ascii="Helvetica" w:hAnsi="Helvetica" w:cs="Arial"/>
          <w:color w:val="555555"/>
          <w:sz w:val="21"/>
          <w:szCs w:val="21"/>
          <w:lang w:val="en-US"/>
        </w:rPr>
      </w:pPr>
      <w:r w:rsidRPr="006A04D1">
        <w:rPr>
          <w:rStyle w:val="donot-this"/>
          <w:rFonts w:ascii="Helvetica" w:hAnsi="Helvetica" w:cs="Arial"/>
          <w:color w:val="555555"/>
          <w:sz w:val="21"/>
          <w:szCs w:val="21"/>
          <w:highlight w:val="lightGray"/>
          <w:lang w:val="en-US"/>
        </w:rPr>
        <w:t xml:space="preserve">do </w:t>
      </w:r>
      <w:proofErr w:type="spellStart"/>
      <w:r w:rsidRPr="006A04D1">
        <w:rPr>
          <w:rStyle w:val="donot-this"/>
          <w:rFonts w:ascii="Helvetica" w:hAnsi="Helvetica" w:cs="Arial"/>
          <w:color w:val="555555"/>
          <w:sz w:val="21"/>
          <w:szCs w:val="21"/>
          <w:highlight w:val="lightGray"/>
          <w:lang w:val="en-US"/>
        </w:rPr>
        <w:t>not</w:t>
      </w:r>
      <w:r w:rsidRPr="006A04D1">
        <w:rPr>
          <w:rFonts w:ascii="Helvetica" w:hAnsi="Helvetica" w:cs="Arial"/>
          <w:color w:val="555555"/>
          <w:sz w:val="21"/>
          <w:szCs w:val="21"/>
          <w:highlight w:val="lightGray"/>
          <w:lang w:val="en-US"/>
        </w:rPr>
        <w:t>suffix</w:t>
      </w:r>
      <w:proofErr w:type="spellEnd"/>
      <w:r w:rsidRPr="006A04D1">
        <w:rPr>
          <w:rFonts w:ascii="Helvetica" w:hAnsi="Helvetica" w:cs="Arial"/>
          <w:color w:val="555555"/>
          <w:sz w:val="21"/>
          <w:szCs w:val="21"/>
          <w:lang w:val="en-US"/>
        </w:rPr>
        <w:t xml:space="preserve"> </w:t>
      </w:r>
      <w:proofErr w:type="spellStart"/>
      <w:r w:rsidRPr="006A04D1">
        <w:rPr>
          <w:rFonts w:ascii="Helvetica" w:hAnsi="Helvetica" w:cs="Arial"/>
          <w:color w:val="555555"/>
          <w:sz w:val="21"/>
          <w:szCs w:val="21"/>
          <w:lang w:val="en-US"/>
        </w:rPr>
        <w:t>enum</w:t>
      </w:r>
      <w:proofErr w:type="spellEnd"/>
      <w:r w:rsidRPr="006A04D1">
        <w:rPr>
          <w:rFonts w:ascii="Helvetica" w:hAnsi="Helvetica" w:cs="Arial"/>
          <w:color w:val="555555"/>
          <w:sz w:val="21"/>
          <w:szCs w:val="21"/>
          <w:lang w:val="en-US"/>
        </w:rPr>
        <w:t xml:space="preserve"> names with Enum </w:t>
      </w:r>
    </w:p>
    <w:p w14:paraId="07B96EC0"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Don't</w:t>
      </w:r>
      <w:proofErr w:type="spellEnd"/>
    </w:p>
    <w:p w14:paraId="6FDA7D3C"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enum</w:t>
      </w:r>
      <w:proofErr w:type="spellEnd"/>
      <w:r>
        <w:rPr>
          <w:rStyle w:val="pln1"/>
        </w:rPr>
        <w:t xml:space="preserve"> </w:t>
      </w:r>
      <w:proofErr w:type="spellStart"/>
      <w:r>
        <w:rPr>
          <w:rStyle w:val="typ1"/>
        </w:rPr>
        <w:t>CoinEnum</w:t>
      </w:r>
      <w:proofErr w:type="spellEnd"/>
    </w:p>
    <w:p w14:paraId="2C035D8F"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18290D0B"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Penny</w:t>
      </w:r>
      <w:r>
        <w:rPr>
          <w:rStyle w:val="pun1"/>
        </w:rPr>
        <w:t>,</w:t>
      </w:r>
    </w:p>
    <w:p w14:paraId="79E62D85"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Nickel</w:t>
      </w:r>
      <w:r>
        <w:rPr>
          <w:rStyle w:val="pun1"/>
        </w:rPr>
        <w:t>,</w:t>
      </w:r>
    </w:p>
    <w:p w14:paraId="0E6D2EF2"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Dime</w:t>
      </w:r>
      <w:r>
        <w:rPr>
          <w:rStyle w:val="pun1"/>
        </w:rPr>
        <w:t>,</w:t>
      </w:r>
    </w:p>
    <w:p w14:paraId="0DAEB57C"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Quarter</w:t>
      </w:r>
      <w:proofErr w:type="spellEnd"/>
      <w:r>
        <w:rPr>
          <w:rStyle w:val="pun1"/>
        </w:rPr>
        <w:t>,</w:t>
      </w:r>
    </w:p>
    <w:p w14:paraId="02751909"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Dollar</w:t>
      </w:r>
      <w:proofErr w:type="spellEnd"/>
    </w:p>
    <w:p w14:paraId="614E3094"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0FAA9475"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
    <w:p w14:paraId="1E0E0C32"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com1"/>
        </w:rPr>
        <w:t xml:space="preserve">// </w:t>
      </w:r>
      <w:proofErr w:type="spellStart"/>
      <w:r>
        <w:rPr>
          <w:rStyle w:val="com1"/>
        </w:rPr>
        <w:t>Correct</w:t>
      </w:r>
      <w:proofErr w:type="spellEnd"/>
    </w:p>
    <w:p w14:paraId="1BF69CC7"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proofErr w:type="spellStart"/>
      <w:r>
        <w:rPr>
          <w:rStyle w:val="kwd1"/>
        </w:rPr>
        <w:t>public</w:t>
      </w:r>
      <w:proofErr w:type="spellEnd"/>
      <w:r>
        <w:rPr>
          <w:rStyle w:val="pln1"/>
        </w:rPr>
        <w:t xml:space="preserve"> </w:t>
      </w:r>
      <w:proofErr w:type="spellStart"/>
      <w:r>
        <w:rPr>
          <w:rStyle w:val="kwd1"/>
        </w:rPr>
        <w:t>enum</w:t>
      </w:r>
      <w:proofErr w:type="spellEnd"/>
      <w:r>
        <w:rPr>
          <w:rStyle w:val="pln1"/>
        </w:rPr>
        <w:t xml:space="preserve"> </w:t>
      </w:r>
      <w:proofErr w:type="spellStart"/>
      <w:r>
        <w:rPr>
          <w:rStyle w:val="typ1"/>
        </w:rPr>
        <w:t>Coin</w:t>
      </w:r>
      <w:proofErr w:type="spellEnd"/>
    </w:p>
    <w:p w14:paraId="5EE94420"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35E7648E"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Penny</w:t>
      </w:r>
      <w:r>
        <w:rPr>
          <w:rStyle w:val="pun1"/>
        </w:rPr>
        <w:t>,</w:t>
      </w:r>
    </w:p>
    <w:p w14:paraId="090968C4"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Nickel</w:t>
      </w:r>
      <w:r>
        <w:rPr>
          <w:rStyle w:val="pun1"/>
        </w:rPr>
        <w:t>,</w:t>
      </w:r>
    </w:p>
    <w:p w14:paraId="4904DE20"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r>
        <w:rPr>
          <w:rStyle w:val="typ1"/>
        </w:rPr>
        <w:t>Dime</w:t>
      </w:r>
      <w:r>
        <w:rPr>
          <w:rStyle w:val="pun1"/>
        </w:rPr>
        <w:t>,</w:t>
      </w:r>
    </w:p>
    <w:p w14:paraId="5ACA50EF"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Quarter</w:t>
      </w:r>
      <w:proofErr w:type="spellEnd"/>
      <w:r>
        <w:rPr>
          <w:rStyle w:val="pun1"/>
        </w:rPr>
        <w:t>,</w:t>
      </w:r>
    </w:p>
    <w:p w14:paraId="1E8FBC77"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ln1"/>
        </w:rPr>
        <w:t xml:space="preserve">    </w:t>
      </w:r>
      <w:proofErr w:type="spellStart"/>
      <w:r>
        <w:rPr>
          <w:rStyle w:val="typ1"/>
        </w:rPr>
        <w:t>Dollar</w:t>
      </w:r>
      <w:proofErr w:type="spellEnd"/>
    </w:p>
    <w:p w14:paraId="0B3DDA54" w14:textId="77777777" w:rsidR="002507F4" w:rsidRDefault="002507F4" w:rsidP="002507F4">
      <w:pPr>
        <w:pStyle w:val="HTMLconformatoprevio"/>
        <w:numPr>
          <w:ilvl w:val="0"/>
          <w:numId w:val="20"/>
        </w:numPr>
        <w:pBdr>
          <w:top w:val="single" w:sz="6" w:space="6" w:color="E1E1E8"/>
          <w:left w:val="single" w:sz="6" w:space="6" w:color="E1E1E8"/>
          <w:bottom w:val="single" w:sz="6" w:space="6" w:color="E1E1E8"/>
          <w:right w:val="single" w:sz="6" w:space="6" w:color="E1E1E8"/>
        </w:pBdr>
        <w:shd w:val="clear" w:color="auto" w:fill="F7F7F9"/>
        <w:tabs>
          <w:tab w:val="clear" w:pos="720"/>
        </w:tabs>
        <w:spacing w:before="100" w:beforeAutospacing="1" w:after="100" w:afterAutospacing="1" w:line="270" w:lineRule="atLeast"/>
        <w:ind w:left="0"/>
        <w:rPr>
          <w:color w:val="BEBEC5"/>
        </w:rPr>
      </w:pPr>
      <w:r>
        <w:rPr>
          <w:rStyle w:val="pun1"/>
        </w:rPr>
        <w:t>}</w:t>
      </w:r>
    </w:p>
    <w:p w14:paraId="5EED8BBA" w14:textId="77777777" w:rsidR="002507F4" w:rsidRPr="006A04D1" w:rsidRDefault="002507F4" w:rsidP="002507F4">
      <w:pPr>
        <w:rPr>
          <w:lang w:val="en-US"/>
        </w:rPr>
      </w:pPr>
      <w:r w:rsidRPr="006A04D1">
        <w:rPr>
          <w:rFonts w:ascii="Helvetica" w:hAnsi="Helvetica" w:cs="Arial"/>
          <w:b/>
          <w:bCs/>
          <w:color w:val="555555"/>
          <w:sz w:val="21"/>
          <w:szCs w:val="21"/>
          <w:lang w:val="en-US"/>
        </w:rPr>
        <w:t>Why</w:t>
      </w:r>
      <w:r w:rsidRPr="006A04D1">
        <w:rPr>
          <w:rFonts w:ascii="Helvetica" w:hAnsi="Helvetica" w:cs="Arial"/>
          <w:color w:val="555555"/>
          <w:sz w:val="21"/>
          <w:szCs w:val="21"/>
          <w:lang w:val="en-US"/>
        </w:rPr>
        <w:t>: consistent with the Microsoft's .NET Framework and consistent with prior rule of no type indicators in identifiers.</w:t>
      </w:r>
    </w:p>
    <w:p w14:paraId="5A1635C9" w14:textId="77777777" w:rsidR="002507F4" w:rsidRDefault="002507F4" w:rsidP="002507F4">
      <w:pPr>
        <w:pStyle w:val="Ttulo3"/>
      </w:pPr>
      <w:bookmarkStart w:id="13" w:name="_Toc26257792"/>
      <w:bookmarkStart w:id="14" w:name="_Toc42003148"/>
      <w:r>
        <w:t>SOLID</w:t>
      </w:r>
      <w:bookmarkEnd w:id="13"/>
      <w:bookmarkEnd w:id="14"/>
    </w:p>
    <w:p w14:paraId="211A4A58" w14:textId="77777777" w:rsidR="002507F4" w:rsidRDefault="002507F4" w:rsidP="002507F4">
      <w:r>
        <w:t>Seguiremos las recomendaciones S.O.L.I.D. :</w:t>
      </w:r>
    </w:p>
    <w:p w14:paraId="08A2E225" w14:textId="77777777" w:rsidR="002507F4" w:rsidRPr="006A04D1" w:rsidRDefault="002507F4" w:rsidP="002507F4">
      <w:r w:rsidRPr="006A04D1">
        <w:rPr>
          <w:b/>
        </w:rPr>
        <w:t>SRP</w:t>
      </w:r>
      <w:r w:rsidRPr="006A04D1">
        <w:t xml:space="preserve">: Principio de única responsabilidad. Una clase solo hace una cosa, por ejemplo insertar la salida, otra clase genera el </w:t>
      </w:r>
      <w:proofErr w:type="spellStart"/>
      <w:r w:rsidRPr="006A04D1">
        <w:t>packing</w:t>
      </w:r>
      <w:proofErr w:type="spellEnd"/>
      <w:r w:rsidRPr="006A04D1">
        <w:t xml:space="preserve"> </w:t>
      </w:r>
      <w:proofErr w:type="spellStart"/>
      <w:r w:rsidRPr="006A04D1">
        <w:t>list</w:t>
      </w:r>
      <w:proofErr w:type="spellEnd"/>
      <w:r w:rsidRPr="006A04D1">
        <w:t>, otra clase…</w:t>
      </w:r>
      <w:r>
        <w:t xml:space="preserve"> Mostrar mensaje de error está en otra clase. </w:t>
      </w:r>
    </w:p>
    <w:p w14:paraId="6BCA668D" w14:textId="77777777" w:rsidR="002507F4" w:rsidRPr="006A04D1" w:rsidRDefault="002507F4" w:rsidP="002507F4">
      <w:r w:rsidRPr="006A04D1">
        <w:rPr>
          <w:b/>
        </w:rPr>
        <w:t>OCP</w:t>
      </w:r>
      <w:r w:rsidRPr="006A04D1">
        <w:t xml:space="preserve">: Principio Abierto / Cerrado. Las clases deben estar abiertas para extenderse pero cerradas para no tener que modificarse. </w:t>
      </w:r>
    </w:p>
    <w:p w14:paraId="4ECD2981" w14:textId="77777777" w:rsidR="002507F4" w:rsidRPr="006A04D1" w:rsidRDefault="002507F4" w:rsidP="002507F4">
      <w:r w:rsidRPr="006A04D1">
        <w:rPr>
          <w:b/>
        </w:rPr>
        <w:t>LSP</w:t>
      </w:r>
      <w:r w:rsidRPr="006A04D1">
        <w:t xml:space="preserve">: Principio de sustitución de </w:t>
      </w:r>
      <w:proofErr w:type="spellStart"/>
      <w:r w:rsidRPr="006A04D1">
        <w:t>Liskov</w:t>
      </w:r>
      <w:proofErr w:type="spellEnd"/>
      <w:r w:rsidRPr="006A04D1">
        <w:t>. Las clases extendidas deben tener las propiedades suficientes para sustituir a la clase principal.</w:t>
      </w:r>
    </w:p>
    <w:p w14:paraId="2FBE247D" w14:textId="77777777" w:rsidR="002507F4" w:rsidRPr="006A04D1" w:rsidRDefault="002507F4" w:rsidP="002507F4">
      <w:r w:rsidRPr="006A04D1">
        <w:rPr>
          <w:b/>
        </w:rPr>
        <w:t>ISP</w:t>
      </w:r>
      <w:r w:rsidRPr="006A04D1">
        <w:t xml:space="preserve"> Principio de segregación de la interface. Una clase no debe implementar métodos que no necesita. En ese caso es mejor crear dos interfaces.</w:t>
      </w:r>
    </w:p>
    <w:p w14:paraId="166C0EA4" w14:textId="2C8A9518" w:rsidR="002507F4" w:rsidRDefault="002507F4" w:rsidP="002507F4">
      <w:pPr>
        <w:spacing w:after="0"/>
        <w:rPr>
          <w:rFonts w:cstheme="minorHAnsi"/>
          <w:color w:val="000000"/>
        </w:rPr>
      </w:pPr>
      <w:r w:rsidRPr="006A04D1">
        <w:rPr>
          <w:b/>
        </w:rPr>
        <w:t>DIP</w:t>
      </w:r>
      <w:r w:rsidRPr="006A04D1">
        <w:t>: Principio de inversión de dependencia. Los módulos de alto nivel no deben depender de módulos de bajo nivel sino que ambos deben depender de abstracciones. Spring implementa este principio externalizando la dependencia a ficheros XML</w:t>
      </w:r>
    </w:p>
    <w:p w14:paraId="140A6278" w14:textId="7FC899E7" w:rsidR="002507F4" w:rsidRDefault="002507F4" w:rsidP="002507F4">
      <w:pPr>
        <w:pStyle w:val="Ttulo2"/>
        <w:rPr>
          <w:rFonts w:eastAsia="Calibri"/>
        </w:rPr>
      </w:pPr>
      <w:bookmarkStart w:id="15" w:name="_Toc26257788"/>
      <w:bookmarkStart w:id="16" w:name="_Toc42003149"/>
      <w:r>
        <w:rPr>
          <w:rFonts w:eastAsia="Calibri"/>
        </w:rPr>
        <w:lastRenderedPageBreak/>
        <w:t xml:space="preserve">Instalación de </w:t>
      </w:r>
      <w:proofErr w:type="spellStart"/>
      <w:r>
        <w:rPr>
          <w:rFonts w:eastAsia="Calibri"/>
        </w:rPr>
        <w:t>Telerik</w:t>
      </w:r>
      <w:bookmarkEnd w:id="15"/>
      <w:bookmarkEnd w:id="16"/>
      <w:proofErr w:type="spellEnd"/>
    </w:p>
    <w:p w14:paraId="6D703FA0" w14:textId="77777777" w:rsidR="002507F4" w:rsidRDefault="002507F4" w:rsidP="002507F4">
      <w:pPr>
        <w:rPr>
          <w:rFonts w:eastAsia="Calibri"/>
        </w:rPr>
      </w:pPr>
      <w:r>
        <w:t xml:space="preserve">Entrar a la página web de </w:t>
      </w:r>
      <w:proofErr w:type="spellStart"/>
      <w:r>
        <w:t>Telerik</w:t>
      </w:r>
      <w:proofErr w:type="spellEnd"/>
      <w:r>
        <w:t xml:space="preserve"> y </w:t>
      </w:r>
      <w:proofErr w:type="spellStart"/>
      <w:r>
        <w:t>loggearnos</w:t>
      </w:r>
      <w:proofErr w:type="spellEnd"/>
      <w:r>
        <w:t xml:space="preserve"> con el siguiente usuario:</w:t>
      </w:r>
    </w:p>
    <w:p w14:paraId="0645D983"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usuario</w:t>
      </w:r>
      <w:r>
        <w:rPr>
          <w:rFonts w:ascii="Consolas" w:hAnsi="Consolas" w:cs="Consolas"/>
          <w:color w:val="000000"/>
          <w:sz w:val="19"/>
          <w:szCs w:val="19"/>
        </w:rPr>
        <w:t xml:space="preserve">: </w:t>
      </w:r>
      <w:r>
        <w:rPr>
          <w:rFonts w:ascii="Consolas" w:hAnsi="Consolas" w:cs="Consolas"/>
          <w:color w:val="A31515"/>
          <w:sz w:val="19"/>
          <w:szCs w:val="19"/>
        </w:rPr>
        <w:t>"pboix@rumbosistemas.es"</w:t>
      </w:r>
      <w:r>
        <w:rPr>
          <w:rFonts w:ascii="Consolas" w:hAnsi="Consolas" w:cs="Consolas"/>
          <w:color w:val="000000"/>
          <w:sz w:val="19"/>
          <w:szCs w:val="19"/>
        </w:rPr>
        <w:t>,</w:t>
      </w:r>
    </w:p>
    <w:p w14:paraId="4A7A6A51" w14:textId="554D7CDE" w:rsidR="002507F4" w:rsidRPr="002834C1" w:rsidRDefault="002507F4" w:rsidP="002507F4">
      <w:pPr>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2E75B6"/>
          <w:sz w:val="19"/>
          <w:szCs w:val="19"/>
        </w:rPr>
        <w:t>contraseña</w:t>
      </w:r>
      <w:r>
        <w:rPr>
          <w:rFonts w:ascii="Consolas" w:hAnsi="Consolas" w:cs="Consolas"/>
          <w:color w:val="000000"/>
          <w:sz w:val="19"/>
          <w:szCs w:val="19"/>
        </w:rPr>
        <w:t xml:space="preserve">: </w:t>
      </w:r>
      <w:r>
        <w:rPr>
          <w:rFonts w:ascii="Consolas" w:hAnsi="Consolas" w:cs="Consolas"/>
          <w:color w:val="A31515"/>
          <w:sz w:val="19"/>
          <w:szCs w:val="19"/>
        </w:rPr>
        <w:t>"Es3a2xTelerik"</w:t>
      </w:r>
    </w:p>
    <w:p w14:paraId="24BB3F68" w14:textId="770059F3" w:rsidR="002507F4" w:rsidRDefault="002507F4" w:rsidP="002507F4">
      <w:r>
        <w:t xml:space="preserve">Este usuario es también el que usaremos para pedir soporte en su página. Una vez </w:t>
      </w:r>
      <w:proofErr w:type="spellStart"/>
      <w:r>
        <w:t>loggeados</w:t>
      </w:r>
      <w:proofErr w:type="spellEnd"/>
      <w:r>
        <w:t xml:space="preserve"> entramos al perfil y buscamos la pestaña “</w:t>
      </w:r>
      <w:proofErr w:type="spellStart"/>
      <w:r>
        <w:t>Downloads</w:t>
      </w:r>
      <w:proofErr w:type="spellEnd"/>
      <w:r>
        <w:t>”. Dentro de esta pestaña buscamos “</w:t>
      </w:r>
      <w:proofErr w:type="spellStart"/>
      <w:r>
        <w:t>Progress</w:t>
      </w:r>
      <w:proofErr w:type="spellEnd"/>
      <w:r>
        <w:t xml:space="preserve"> </w:t>
      </w:r>
      <w:proofErr w:type="spellStart"/>
      <w:r>
        <w:t>Telerik</w:t>
      </w:r>
      <w:proofErr w:type="spellEnd"/>
      <w:r>
        <w:t xml:space="preserve"> UI </w:t>
      </w:r>
      <w:proofErr w:type="spellStart"/>
      <w:r>
        <w:t>for</w:t>
      </w:r>
      <w:proofErr w:type="spellEnd"/>
      <w:r>
        <w:t xml:space="preserve"> WinForms” y lo descargamos. Abrimos el archivo que acabamos de </w:t>
      </w:r>
      <w:proofErr w:type="spellStart"/>
      <w:r>
        <w:t>descargarnos,seleccionamos</w:t>
      </w:r>
      <w:proofErr w:type="spellEnd"/>
      <w:r>
        <w:t xml:space="preserve"> la herramienta a instalar (</w:t>
      </w:r>
      <w:proofErr w:type="spellStart"/>
      <w:r>
        <w:t>Telerik</w:t>
      </w:r>
      <w:proofErr w:type="spellEnd"/>
      <w:r>
        <w:t xml:space="preserve"> UI </w:t>
      </w:r>
      <w:proofErr w:type="spellStart"/>
      <w:r>
        <w:t>for</w:t>
      </w:r>
      <w:proofErr w:type="spellEnd"/>
      <w:r>
        <w:t xml:space="preserve"> </w:t>
      </w:r>
      <w:proofErr w:type="spellStart"/>
      <w:r>
        <w:t>Winforms</w:t>
      </w:r>
      <w:proofErr w:type="spellEnd"/>
      <w:r>
        <w:t>),la seleccionamos y pulsamos “</w:t>
      </w:r>
      <w:proofErr w:type="spellStart"/>
      <w:r>
        <w:t>Proceed</w:t>
      </w:r>
      <w:proofErr w:type="spellEnd"/>
      <w:r>
        <w:t xml:space="preserve">”. Una vez instalado ya podremos usar los </w:t>
      </w:r>
      <w:proofErr w:type="spellStart"/>
      <w:r>
        <w:t>dll</w:t>
      </w:r>
      <w:proofErr w:type="spellEnd"/>
      <w:r>
        <w:t xml:space="preserve"> de </w:t>
      </w:r>
      <w:proofErr w:type="spellStart"/>
      <w:r>
        <w:t>telerik</w:t>
      </w:r>
      <w:proofErr w:type="spellEnd"/>
      <w:r>
        <w:t xml:space="preserve"> en nuestro </w:t>
      </w:r>
      <w:proofErr w:type="spellStart"/>
      <w:r>
        <w:t>proyecto,aparte</w:t>
      </w:r>
      <w:proofErr w:type="spellEnd"/>
      <w:r>
        <w:t xml:space="preserve"> se nos </w:t>
      </w:r>
      <w:proofErr w:type="spellStart"/>
      <w:r>
        <w:t>abrá</w:t>
      </w:r>
      <w:proofErr w:type="spellEnd"/>
      <w:r>
        <w:t xml:space="preserve"> instalado la aplicación “Demo” en la que podremos ver ejemplos tanto visuales como de código de las distintas herramientas de </w:t>
      </w:r>
      <w:proofErr w:type="spellStart"/>
      <w:r>
        <w:t>Telerik</w:t>
      </w:r>
      <w:proofErr w:type="spellEnd"/>
      <w:r>
        <w:t>.</w:t>
      </w:r>
    </w:p>
    <w:p w14:paraId="3E7C33E6" w14:textId="77777777" w:rsidR="002507F4" w:rsidRDefault="002507F4" w:rsidP="002507F4">
      <w:r>
        <w:t xml:space="preserve">Desde el panel </w:t>
      </w:r>
      <w:proofErr w:type="spellStart"/>
      <w:r>
        <w:t>progress</w:t>
      </w:r>
      <w:proofErr w:type="spellEnd"/>
      <w:r>
        <w:t xml:space="preserve"> también realizaremos las actualizaciones.</w:t>
      </w:r>
    </w:p>
    <w:p w14:paraId="776D1931" w14:textId="6387B0F1" w:rsidR="002507F4" w:rsidRPr="002834C1" w:rsidRDefault="002507F4" w:rsidP="002507F4">
      <w:r>
        <w:t xml:space="preserve">Para pedir soporte hay que especificar </w:t>
      </w:r>
      <w:proofErr w:type="spellStart"/>
      <w:r>
        <w:t>que</w:t>
      </w:r>
      <w:proofErr w:type="spellEnd"/>
      <w:r>
        <w:t xml:space="preserve"> quieres que mande copia a tu correo, ya que por defecto los correos de </w:t>
      </w:r>
      <w:proofErr w:type="spellStart"/>
      <w:r>
        <w:t>Telerik</w:t>
      </w:r>
      <w:proofErr w:type="spellEnd"/>
      <w:r>
        <w:t xml:space="preserve"> se mandan únicamente a Pablo. En todo caso puedes ver tus tickets abiertos dentro del perfil en su </w:t>
      </w:r>
      <w:proofErr w:type="spellStart"/>
      <w:r>
        <w:t>pagina</w:t>
      </w:r>
      <w:proofErr w:type="spellEnd"/>
      <w:r>
        <w:t xml:space="preserve"> web.</w:t>
      </w:r>
    </w:p>
    <w:p w14:paraId="2F6C6609" w14:textId="77777777" w:rsidR="002507F4" w:rsidRDefault="002507F4" w:rsidP="002507F4">
      <w:pPr>
        <w:spacing w:after="0"/>
        <w:rPr>
          <w:rFonts w:cstheme="minorHAnsi"/>
          <w:color w:val="000000"/>
        </w:rPr>
      </w:pPr>
    </w:p>
    <w:p w14:paraId="67A02791" w14:textId="77777777" w:rsidR="002507F4" w:rsidRDefault="002507F4" w:rsidP="002507F4">
      <w:pPr>
        <w:spacing w:after="0"/>
        <w:rPr>
          <w:rFonts w:cstheme="minorHAnsi"/>
          <w:color w:val="000000"/>
        </w:rPr>
      </w:pPr>
    </w:p>
    <w:p w14:paraId="29415E49" w14:textId="77777777" w:rsidR="002507F4" w:rsidRPr="00287171" w:rsidRDefault="002507F4" w:rsidP="002507F4">
      <w:pPr>
        <w:spacing w:after="0"/>
        <w:rPr>
          <w:rFonts w:cstheme="minorHAnsi"/>
          <w:b/>
          <w:color w:val="000000"/>
          <w:sz w:val="28"/>
          <w:szCs w:val="48"/>
        </w:rPr>
      </w:pPr>
      <w:r w:rsidRPr="00287171">
        <w:rPr>
          <w:rFonts w:cstheme="minorHAnsi"/>
          <w:b/>
          <w:color w:val="000000"/>
          <w:sz w:val="28"/>
          <w:szCs w:val="48"/>
        </w:rPr>
        <w:t>Log</w:t>
      </w:r>
    </w:p>
    <w:p w14:paraId="4BCAEE1C" w14:textId="77777777" w:rsidR="002507F4" w:rsidRPr="00287171" w:rsidRDefault="002507F4" w:rsidP="002507F4">
      <w:pPr>
        <w:autoSpaceDE w:val="0"/>
        <w:autoSpaceDN w:val="0"/>
        <w:adjustRightInd w:val="0"/>
        <w:spacing w:after="0" w:line="240" w:lineRule="auto"/>
        <w:rPr>
          <w:rFonts w:cstheme="minorHAnsi"/>
          <w:color w:val="000000"/>
          <w:sz w:val="18"/>
          <w:szCs w:val="19"/>
        </w:rPr>
      </w:pPr>
      <w:r w:rsidRPr="00287171">
        <w:rPr>
          <w:rFonts w:cstheme="minorHAnsi"/>
          <w:color w:val="000000"/>
        </w:rPr>
        <w:t xml:space="preserve">Para el log usamos la extensión log4NET. Para usarla deberemos instanciarla al inicio de la clase:  </w:t>
      </w:r>
      <w:r w:rsidRPr="00287171">
        <w:rPr>
          <w:rFonts w:cstheme="minorHAnsi"/>
          <w:color w:val="000000"/>
          <w:sz w:val="18"/>
          <w:szCs w:val="19"/>
        </w:rPr>
        <w:t xml:space="preserve">   </w:t>
      </w:r>
    </w:p>
    <w:p w14:paraId="431D8EF9" w14:textId="77777777" w:rsidR="002507F4" w:rsidRPr="00287171" w:rsidRDefault="002507F4" w:rsidP="002507F4">
      <w:pPr>
        <w:autoSpaceDE w:val="0"/>
        <w:autoSpaceDN w:val="0"/>
        <w:adjustRightInd w:val="0"/>
        <w:spacing w:after="0" w:line="240" w:lineRule="auto"/>
        <w:rPr>
          <w:rFonts w:cstheme="minorHAnsi"/>
          <w:color w:val="000000"/>
          <w:sz w:val="18"/>
          <w:szCs w:val="19"/>
        </w:rPr>
      </w:pPr>
      <w:r w:rsidRPr="00287171">
        <w:rPr>
          <w:rFonts w:cstheme="minorHAnsi"/>
          <w:color w:val="000000"/>
          <w:sz w:val="18"/>
          <w:szCs w:val="19"/>
        </w:rPr>
        <w:t xml:space="preserve">     </w:t>
      </w:r>
    </w:p>
    <w:p w14:paraId="6002C863" w14:textId="77777777" w:rsidR="002507F4" w:rsidRPr="008D665F" w:rsidRDefault="002507F4" w:rsidP="002507F4">
      <w:pPr>
        <w:autoSpaceDE w:val="0"/>
        <w:autoSpaceDN w:val="0"/>
        <w:adjustRightInd w:val="0"/>
        <w:spacing w:after="0" w:line="240" w:lineRule="auto"/>
        <w:rPr>
          <w:rFonts w:ascii="Arial" w:hAnsi="Arial" w:cs="Arial"/>
          <w:color w:val="000000"/>
          <w:sz w:val="19"/>
          <w:szCs w:val="19"/>
          <w:lang w:val="en-US"/>
        </w:rPr>
      </w:pPr>
      <w:r w:rsidRPr="008D665F">
        <w:rPr>
          <w:rFonts w:ascii="Arial" w:hAnsi="Arial" w:cs="Arial"/>
          <w:color w:val="0000FF"/>
          <w:sz w:val="19"/>
          <w:szCs w:val="19"/>
          <w:lang w:val="en-US"/>
        </w:rPr>
        <w:t>private</w:t>
      </w:r>
      <w:r w:rsidRPr="008D665F">
        <w:rPr>
          <w:rFonts w:ascii="Arial" w:hAnsi="Arial" w:cs="Arial"/>
          <w:color w:val="000000"/>
          <w:sz w:val="19"/>
          <w:szCs w:val="19"/>
          <w:lang w:val="en-US"/>
        </w:rPr>
        <w:t xml:space="preserve"> </w:t>
      </w:r>
      <w:r w:rsidRPr="008D665F">
        <w:rPr>
          <w:rFonts w:ascii="Arial" w:hAnsi="Arial" w:cs="Arial"/>
          <w:color w:val="0000FF"/>
          <w:sz w:val="19"/>
          <w:szCs w:val="19"/>
          <w:lang w:val="en-US"/>
        </w:rPr>
        <w:t>static</w:t>
      </w:r>
      <w:r w:rsidRPr="008D665F">
        <w:rPr>
          <w:rFonts w:ascii="Arial" w:hAnsi="Arial" w:cs="Arial"/>
          <w:color w:val="000000"/>
          <w:sz w:val="19"/>
          <w:szCs w:val="19"/>
          <w:lang w:val="en-US"/>
        </w:rPr>
        <w:t xml:space="preserve"> </w:t>
      </w:r>
      <w:proofErr w:type="spellStart"/>
      <w:r w:rsidRPr="008D665F">
        <w:rPr>
          <w:rFonts w:ascii="Arial" w:hAnsi="Arial" w:cs="Arial"/>
          <w:color w:val="0000FF"/>
          <w:sz w:val="19"/>
          <w:szCs w:val="19"/>
          <w:lang w:val="en-US"/>
        </w:rPr>
        <w:t>readonly</w:t>
      </w:r>
      <w:proofErr w:type="spellEnd"/>
      <w:r w:rsidRPr="008D665F">
        <w:rPr>
          <w:rFonts w:ascii="Arial" w:hAnsi="Arial" w:cs="Arial"/>
          <w:color w:val="000000"/>
          <w:sz w:val="19"/>
          <w:szCs w:val="19"/>
          <w:lang w:val="en-US"/>
        </w:rPr>
        <w:t xml:space="preserve"> log4net.ILog log = log4net.LogManager.GetLogger(System.Reflection.MethodBase.GetCurrentMethod().DeclaringType);</w:t>
      </w:r>
    </w:p>
    <w:p w14:paraId="65CE6750" w14:textId="77777777" w:rsidR="002507F4" w:rsidRPr="00287171" w:rsidRDefault="002507F4" w:rsidP="002507F4">
      <w:pPr>
        <w:spacing w:after="0"/>
        <w:rPr>
          <w:rFonts w:cstheme="minorHAnsi"/>
          <w:color w:val="000000"/>
          <w:lang w:val="en-US"/>
        </w:rPr>
      </w:pPr>
    </w:p>
    <w:p w14:paraId="3A5E50BD" w14:textId="77777777" w:rsidR="002507F4" w:rsidRPr="00287171" w:rsidRDefault="002507F4" w:rsidP="002507F4">
      <w:pPr>
        <w:spacing w:after="0"/>
        <w:rPr>
          <w:rFonts w:cstheme="minorHAnsi"/>
          <w:color w:val="000000"/>
        </w:rPr>
      </w:pPr>
      <w:r w:rsidRPr="00287171">
        <w:rPr>
          <w:rFonts w:cstheme="minorHAnsi"/>
          <w:color w:val="000000"/>
        </w:rPr>
        <w:t xml:space="preserve">Para registrar en el log usaremos </w:t>
      </w:r>
      <w:proofErr w:type="spellStart"/>
      <w:r w:rsidRPr="00287171">
        <w:rPr>
          <w:rFonts w:cstheme="minorHAnsi"/>
          <w:color w:val="000000"/>
        </w:rPr>
        <w:t>log.Tipo,el</w:t>
      </w:r>
      <w:proofErr w:type="spellEnd"/>
      <w:r w:rsidRPr="00287171">
        <w:rPr>
          <w:rFonts w:cstheme="minorHAnsi"/>
          <w:color w:val="000000"/>
        </w:rPr>
        <w:t xml:space="preserve"> cual puede ser:</w:t>
      </w:r>
    </w:p>
    <w:p w14:paraId="4F4C32FC" w14:textId="77777777" w:rsidR="002507F4" w:rsidRPr="00287171" w:rsidRDefault="002507F4" w:rsidP="002507F4">
      <w:pPr>
        <w:spacing w:after="0"/>
        <w:rPr>
          <w:rFonts w:cstheme="minorHAnsi"/>
          <w:color w:val="000000"/>
        </w:rPr>
      </w:pPr>
      <w:proofErr w:type="spellStart"/>
      <w:r w:rsidRPr="00287171">
        <w:rPr>
          <w:rFonts w:cstheme="minorHAnsi"/>
          <w:color w:val="000000"/>
        </w:rPr>
        <w:t>log.Debug</w:t>
      </w:r>
      <w:proofErr w:type="spellEnd"/>
    </w:p>
    <w:p w14:paraId="394CBC99" w14:textId="77777777" w:rsidR="002507F4" w:rsidRPr="00287171" w:rsidRDefault="002507F4" w:rsidP="002507F4">
      <w:pPr>
        <w:spacing w:after="0"/>
        <w:rPr>
          <w:rFonts w:cstheme="minorHAnsi"/>
          <w:color w:val="000000"/>
        </w:rPr>
      </w:pPr>
      <w:proofErr w:type="spellStart"/>
      <w:r w:rsidRPr="00287171">
        <w:rPr>
          <w:rFonts w:cstheme="minorHAnsi"/>
          <w:color w:val="000000"/>
        </w:rPr>
        <w:t>log.Info</w:t>
      </w:r>
      <w:proofErr w:type="spellEnd"/>
    </w:p>
    <w:p w14:paraId="4FEC0542" w14:textId="77777777" w:rsidR="002507F4" w:rsidRPr="00287171" w:rsidRDefault="002507F4" w:rsidP="002507F4">
      <w:pPr>
        <w:spacing w:after="0"/>
        <w:rPr>
          <w:rFonts w:cstheme="minorHAnsi"/>
          <w:color w:val="000000"/>
        </w:rPr>
      </w:pPr>
      <w:proofErr w:type="spellStart"/>
      <w:r w:rsidRPr="00287171">
        <w:rPr>
          <w:rFonts w:cstheme="minorHAnsi"/>
          <w:color w:val="000000"/>
        </w:rPr>
        <w:t>log.Error</w:t>
      </w:r>
      <w:proofErr w:type="spellEnd"/>
    </w:p>
    <w:p w14:paraId="2C92A05A" w14:textId="77777777" w:rsidR="002507F4" w:rsidRPr="00287171" w:rsidRDefault="002507F4" w:rsidP="002507F4">
      <w:pPr>
        <w:spacing w:after="0"/>
        <w:rPr>
          <w:rFonts w:cstheme="minorHAnsi"/>
          <w:color w:val="000000"/>
        </w:rPr>
      </w:pPr>
      <w:proofErr w:type="spellStart"/>
      <w:r w:rsidRPr="00287171">
        <w:rPr>
          <w:rFonts w:cstheme="minorHAnsi"/>
          <w:color w:val="000000"/>
        </w:rPr>
        <w:t>log.Fatal</w:t>
      </w:r>
      <w:proofErr w:type="spellEnd"/>
    </w:p>
    <w:p w14:paraId="101E5B57" w14:textId="77777777" w:rsidR="002507F4" w:rsidRPr="00287171" w:rsidRDefault="002507F4" w:rsidP="002507F4">
      <w:pPr>
        <w:spacing w:after="0"/>
        <w:rPr>
          <w:rFonts w:cstheme="minorHAnsi"/>
          <w:color w:val="000000"/>
        </w:rPr>
      </w:pPr>
    </w:p>
    <w:p w14:paraId="77A2C662" w14:textId="77777777" w:rsidR="002507F4" w:rsidRDefault="002507F4" w:rsidP="002507F4">
      <w:pPr>
        <w:spacing w:after="0"/>
        <w:rPr>
          <w:rFonts w:cstheme="minorHAnsi"/>
          <w:color w:val="000000"/>
        </w:rPr>
      </w:pPr>
      <w:r w:rsidRPr="00287171">
        <w:rPr>
          <w:rFonts w:cstheme="minorHAnsi"/>
          <w:color w:val="000000"/>
        </w:rPr>
        <w:t xml:space="preserve">Para trazar los </w:t>
      </w:r>
      <w:proofErr w:type="spellStart"/>
      <w:r w:rsidRPr="00287171">
        <w:rPr>
          <w:rFonts w:cstheme="minorHAnsi"/>
          <w:color w:val="000000"/>
        </w:rPr>
        <w:t>WebService</w:t>
      </w:r>
      <w:proofErr w:type="spellEnd"/>
      <w:r w:rsidRPr="00287171">
        <w:rPr>
          <w:rFonts w:cstheme="minorHAnsi"/>
          <w:color w:val="000000"/>
        </w:rPr>
        <w:t xml:space="preserve"> usaremos </w:t>
      </w:r>
      <w:proofErr w:type="spellStart"/>
      <w:r w:rsidRPr="00287171">
        <w:rPr>
          <w:rFonts w:cstheme="minorHAnsi"/>
          <w:color w:val="000000"/>
        </w:rPr>
        <w:t>log.Info</w:t>
      </w:r>
      <w:proofErr w:type="spellEnd"/>
      <w:r w:rsidRPr="00287171">
        <w:rPr>
          <w:rFonts w:cstheme="minorHAnsi"/>
          <w:color w:val="000000"/>
        </w:rPr>
        <w:t xml:space="preserve"> antes de llamar al </w:t>
      </w:r>
      <w:proofErr w:type="spellStart"/>
      <w:r w:rsidRPr="00287171">
        <w:rPr>
          <w:rFonts w:cstheme="minorHAnsi"/>
          <w:color w:val="000000"/>
        </w:rPr>
        <w:t>webservice</w:t>
      </w:r>
      <w:proofErr w:type="spellEnd"/>
      <w:r w:rsidRPr="00287171">
        <w:rPr>
          <w:rFonts w:cstheme="minorHAnsi"/>
          <w:color w:val="000000"/>
        </w:rPr>
        <w:t xml:space="preserve"> y después, en el </w:t>
      </w:r>
      <w:proofErr w:type="spellStart"/>
      <w:r w:rsidRPr="00287171">
        <w:rPr>
          <w:rFonts w:cstheme="minorHAnsi"/>
          <w:color w:val="000000"/>
        </w:rPr>
        <w:t>log.Info</w:t>
      </w:r>
      <w:proofErr w:type="spellEnd"/>
      <w:r w:rsidRPr="00287171">
        <w:rPr>
          <w:rFonts w:cstheme="minorHAnsi"/>
          <w:color w:val="000000"/>
        </w:rPr>
        <w:t xml:space="preserve"> de antes escribimos el nombre del </w:t>
      </w:r>
      <w:proofErr w:type="spellStart"/>
      <w:r w:rsidRPr="00287171">
        <w:rPr>
          <w:rFonts w:cstheme="minorHAnsi"/>
          <w:color w:val="000000"/>
        </w:rPr>
        <w:t>webservice</w:t>
      </w:r>
      <w:proofErr w:type="spellEnd"/>
      <w:r w:rsidRPr="00287171">
        <w:rPr>
          <w:rFonts w:cstheme="minorHAnsi"/>
          <w:color w:val="000000"/>
        </w:rPr>
        <w:t xml:space="preserve"> y los parámetros con los que lo estamos </w:t>
      </w:r>
      <w:proofErr w:type="spellStart"/>
      <w:r w:rsidRPr="00287171">
        <w:rPr>
          <w:rFonts w:cstheme="minorHAnsi"/>
          <w:color w:val="000000"/>
        </w:rPr>
        <w:t>llamando,en</w:t>
      </w:r>
      <w:proofErr w:type="spellEnd"/>
      <w:r w:rsidRPr="00287171">
        <w:rPr>
          <w:rFonts w:cstheme="minorHAnsi"/>
          <w:color w:val="000000"/>
        </w:rPr>
        <w:t xml:space="preserve"> el de después escribiremos que la llamada a finalizado y en caso de habernos devuelto una respuesta la añadiremos también.</w:t>
      </w:r>
    </w:p>
    <w:p w14:paraId="679BFC84" w14:textId="77777777" w:rsidR="002507F4" w:rsidRDefault="002507F4" w:rsidP="002507F4">
      <w:pPr>
        <w:spacing w:after="0"/>
        <w:rPr>
          <w:rFonts w:cstheme="minorHAnsi"/>
          <w:color w:val="000000"/>
        </w:rPr>
      </w:pPr>
    </w:p>
    <w:p w14:paraId="66335487" w14:textId="77777777" w:rsidR="002507F4" w:rsidRDefault="002507F4" w:rsidP="002507F4">
      <w:pPr>
        <w:spacing w:after="0"/>
        <w:rPr>
          <w:rFonts w:cstheme="minorHAnsi"/>
          <w:color w:val="000000"/>
        </w:rPr>
      </w:pPr>
    </w:p>
    <w:p w14:paraId="5A3EB38E" w14:textId="77777777" w:rsidR="002507F4" w:rsidRDefault="002507F4" w:rsidP="002507F4">
      <w:pPr>
        <w:spacing w:after="0"/>
        <w:rPr>
          <w:rFonts w:cstheme="minorHAnsi"/>
          <w:color w:val="000000"/>
        </w:rPr>
      </w:pPr>
    </w:p>
    <w:p w14:paraId="327B39BC" w14:textId="77777777" w:rsidR="002507F4" w:rsidRDefault="002507F4" w:rsidP="002507F4">
      <w:pPr>
        <w:spacing w:after="0"/>
        <w:rPr>
          <w:rFonts w:cstheme="minorHAnsi"/>
          <w:color w:val="000000"/>
        </w:rPr>
      </w:pPr>
    </w:p>
    <w:p w14:paraId="3C62B165" w14:textId="77777777" w:rsidR="002507F4" w:rsidRDefault="002507F4" w:rsidP="002507F4">
      <w:pPr>
        <w:spacing w:after="0"/>
        <w:rPr>
          <w:rFonts w:cstheme="minorHAnsi"/>
          <w:color w:val="000000"/>
        </w:rPr>
      </w:pPr>
    </w:p>
    <w:p w14:paraId="313C5033" w14:textId="77777777" w:rsidR="002507F4" w:rsidRDefault="002507F4" w:rsidP="002507F4">
      <w:pPr>
        <w:spacing w:after="0"/>
        <w:rPr>
          <w:rFonts w:cstheme="minorHAnsi"/>
          <w:color w:val="000000"/>
        </w:rPr>
      </w:pPr>
    </w:p>
    <w:p w14:paraId="71DD8C91" w14:textId="77777777" w:rsidR="002507F4" w:rsidRDefault="002507F4" w:rsidP="002507F4">
      <w:pPr>
        <w:spacing w:after="0"/>
        <w:rPr>
          <w:rFonts w:cstheme="minorHAnsi"/>
          <w:color w:val="000000"/>
        </w:rPr>
      </w:pPr>
    </w:p>
    <w:p w14:paraId="5B6680EC" w14:textId="77777777" w:rsidR="002507F4" w:rsidRDefault="002507F4" w:rsidP="002507F4">
      <w:pPr>
        <w:spacing w:after="0"/>
        <w:rPr>
          <w:rFonts w:cstheme="minorHAnsi"/>
          <w:color w:val="000000"/>
        </w:rPr>
      </w:pPr>
    </w:p>
    <w:p w14:paraId="066CCD75" w14:textId="77777777" w:rsidR="002507F4" w:rsidRPr="00287171" w:rsidRDefault="002507F4" w:rsidP="002507F4">
      <w:pPr>
        <w:spacing w:after="0"/>
        <w:rPr>
          <w:rFonts w:cstheme="minorHAnsi"/>
          <w:color w:val="000000"/>
        </w:rPr>
      </w:pPr>
    </w:p>
    <w:p w14:paraId="71FD9B72" w14:textId="77777777" w:rsidR="002507F4" w:rsidRDefault="002507F4" w:rsidP="002507F4">
      <w:pPr>
        <w:spacing w:after="0"/>
        <w:rPr>
          <w:rFonts w:cstheme="minorHAnsi"/>
          <w:color w:val="000000"/>
        </w:rPr>
      </w:pPr>
    </w:p>
    <w:p w14:paraId="65F40EB2" w14:textId="77777777" w:rsidR="002507F4" w:rsidRPr="00AB24A2" w:rsidRDefault="002507F4" w:rsidP="002507F4">
      <w:pPr>
        <w:pStyle w:val="Ttulo2"/>
      </w:pPr>
      <w:bookmarkStart w:id="17" w:name="_Toc42003150"/>
      <w:r w:rsidRPr="00AB24A2">
        <w:lastRenderedPageBreak/>
        <w:t>Empezando el programa</w:t>
      </w:r>
      <w:bookmarkEnd w:id="17"/>
    </w:p>
    <w:p w14:paraId="65F40EB3" w14:textId="77777777" w:rsidR="002507F4" w:rsidRPr="004368EB" w:rsidRDefault="002507F4" w:rsidP="002507F4">
      <w:r w:rsidRPr="004368EB">
        <w:t xml:space="preserve">Empieza el </w:t>
      </w:r>
      <w:proofErr w:type="spellStart"/>
      <w:r w:rsidRPr="004368EB">
        <w:t>programa,entramos</w:t>
      </w:r>
      <w:proofErr w:type="spellEnd"/>
      <w:r w:rsidRPr="004368EB">
        <w:t xml:space="preserve"> en el </w:t>
      </w:r>
      <w:proofErr w:type="spellStart"/>
      <w:r w:rsidRPr="004368EB">
        <w:t>login</w:t>
      </w:r>
      <w:proofErr w:type="spellEnd"/>
    </w:p>
    <w:p w14:paraId="65F40EB4" w14:textId="4DC537D0" w:rsidR="002507F4" w:rsidRDefault="002507F4" w:rsidP="002507F4">
      <w:r>
        <w:rPr>
          <w:noProof/>
          <w:lang w:eastAsia="es-ES"/>
        </w:rPr>
        <w:drawing>
          <wp:inline distT="0" distB="0" distL="0" distR="0" wp14:anchorId="0587D23D" wp14:editId="469910C7">
            <wp:extent cx="6318573" cy="2743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9677" cy="2748021"/>
                    </a:xfrm>
                    <a:prstGeom prst="rect">
                      <a:avLst/>
                    </a:prstGeom>
                  </pic:spPr>
                </pic:pic>
              </a:graphicData>
            </a:graphic>
          </wp:inline>
        </w:drawing>
      </w:r>
    </w:p>
    <w:p w14:paraId="65F40EB5" w14:textId="77777777" w:rsidR="002507F4" w:rsidRDefault="002507F4" w:rsidP="002507F4"/>
    <w:p w14:paraId="65F40EB6" w14:textId="77777777" w:rsidR="002507F4" w:rsidRDefault="002507F4" w:rsidP="002507F4">
      <w:r>
        <w:t xml:space="preserve">La clase </w:t>
      </w:r>
      <w:proofErr w:type="spellStart"/>
      <w:r>
        <w:t>login</w:t>
      </w:r>
      <w:proofErr w:type="spellEnd"/>
      <w:r>
        <w:t xml:space="preserve"> tiene una propiedad llamada idioma en la cual guardamos “en” para </w:t>
      </w:r>
      <w:proofErr w:type="spellStart"/>
      <w:r>
        <w:t>ingles</w:t>
      </w:r>
      <w:proofErr w:type="spellEnd"/>
      <w:r>
        <w:t xml:space="preserve"> y “es” para español. Una vez realizada la validación comprobamos la propiedad para definir </w:t>
      </w:r>
      <w:proofErr w:type="spellStart"/>
      <w:r>
        <w:t>CultureInfo.DefaultThreadCurrentUICulture</w:t>
      </w:r>
      <w:proofErr w:type="spellEnd"/>
      <w:r>
        <w:t xml:space="preserve"> el cual nos sirve para definir la propiedad </w:t>
      </w:r>
      <w:proofErr w:type="spellStart"/>
      <w:r>
        <w:t>CurrentUICulture</w:t>
      </w:r>
      <w:proofErr w:type="spellEnd"/>
      <w:r>
        <w:t xml:space="preserve"> para todo el programa, de manera que no haya que definirlo en cada clase, esto solo se puede hacer en el </w:t>
      </w:r>
      <w:proofErr w:type="spellStart"/>
      <w:r>
        <w:t>program,la</w:t>
      </w:r>
      <w:proofErr w:type="spellEnd"/>
      <w:r>
        <w:t xml:space="preserve"> primera clase que se ejecuta.</w:t>
      </w:r>
    </w:p>
    <w:p w14:paraId="65F40EB7" w14:textId="77777777" w:rsidR="002507F4" w:rsidRDefault="002507F4" w:rsidP="002507F4"/>
    <w:p w14:paraId="65F40EB8" w14:textId="77777777" w:rsidR="002507F4" w:rsidRDefault="002507F4" w:rsidP="002507F4">
      <w:r>
        <w:t xml:space="preserve">Al entrar en la clase </w:t>
      </w:r>
      <w:proofErr w:type="spellStart"/>
      <w:r>
        <w:t>login</w:t>
      </w:r>
      <w:proofErr w:type="spellEnd"/>
      <w:r>
        <w:t xml:space="preserve"> se inicializan los combos de idiomas y bases de datos, así como la etiqueta con el número de versión. </w:t>
      </w:r>
    </w:p>
    <w:p w14:paraId="65F40EB9" w14:textId="21FB01E7" w:rsidR="002507F4" w:rsidRDefault="002507F4" w:rsidP="002507F4">
      <w:r>
        <w:rPr>
          <w:noProof/>
          <w:lang w:eastAsia="es-ES"/>
        </w:rPr>
        <w:drawing>
          <wp:inline distT="0" distB="0" distL="0" distR="0" wp14:anchorId="792578FB" wp14:editId="2D9F3B75">
            <wp:extent cx="5400040" cy="15233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23365"/>
                    </a:xfrm>
                    <a:prstGeom prst="rect">
                      <a:avLst/>
                    </a:prstGeom>
                  </pic:spPr>
                </pic:pic>
              </a:graphicData>
            </a:graphic>
          </wp:inline>
        </w:drawing>
      </w:r>
    </w:p>
    <w:p w14:paraId="65F40EBA" w14:textId="77777777" w:rsidR="002507F4" w:rsidRDefault="002507F4" w:rsidP="002507F4"/>
    <w:p w14:paraId="65F40EBB" w14:textId="77777777" w:rsidR="002507F4" w:rsidRDefault="002507F4" w:rsidP="002507F4">
      <w:r>
        <w:t xml:space="preserve">Cuando cambiamos de idioma cambiamos el idioma de los </w:t>
      </w:r>
      <w:proofErr w:type="spellStart"/>
      <w:r>
        <w:t>textos,en</w:t>
      </w:r>
      <w:proofErr w:type="spellEnd"/>
      <w:r>
        <w:t xml:space="preserve"> este caso en concreto hay que hacerlo a mano, ya que el idioma </w:t>
      </w:r>
      <w:proofErr w:type="spellStart"/>
      <w:r>
        <w:t>aun</w:t>
      </w:r>
      <w:proofErr w:type="spellEnd"/>
      <w:r>
        <w:t xml:space="preserve"> no está </w:t>
      </w:r>
      <w:proofErr w:type="spellStart"/>
      <w:r>
        <w:t>configurado,y</w:t>
      </w:r>
      <w:proofErr w:type="spellEnd"/>
      <w:r>
        <w:t xml:space="preserve"> cambiarlo con la ventana abierta no produciría ningún cambio ya que el archivo de recursos no cambiaría.</w:t>
      </w:r>
    </w:p>
    <w:p w14:paraId="65F40EBC" w14:textId="3584BE81" w:rsidR="002507F4" w:rsidRDefault="002507F4" w:rsidP="002507F4">
      <w:r>
        <w:rPr>
          <w:noProof/>
          <w:lang w:eastAsia="es-ES"/>
        </w:rPr>
        <w:lastRenderedPageBreak/>
        <w:drawing>
          <wp:inline distT="0" distB="0" distL="0" distR="0" wp14:anchorId="50B8BE29" wp14:editId="5A640FBF">
            <wp:extent cx="5400040" cy="2795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95905"/>
                    </a:xfrm>
                    <a:prstGeom prst="rect">
                      <a:avLst/>
                    </a:prstGeom>
                  </pic:spPr>
                </pic:pic>
              </a:graphicData>
            </a:graphic>
          </wp:inline>
        </w:drawing>
      </w:r>
    </w:p>
    <w:p w14:paraId="65F40EBD" w14:textId="77777777" w:rsidR="002507F4" w:rsidRDefault="002507F4" w:rsidP="002507F4"/>
    <w:p w14:paraId="65F40EBE" w14:textId="77777777" w:rsidR="002507F4" w:rsidRDefault="002507F4" w:rsidP="002507F4">
      <w:r>
        <w:t>Este es el único caso en el que tenemos que hacerlo así, explicaré el caso habitual cuando ya tenemos un idioma definido.</w:t>
      </w:r>
    </w:p>
    <w:p w14:paraId="65F40EBF" w14:textId="06CD1114" w:rsidR="002507F4" w:rsidRDefault="002507F4" w:rsidP="002507F4">
      <w:r>
        <w:t xml:space="preserve">Los </w:t>
      </w:r>
      <w:proofErr w:type="spellStart"/>
      <w:r>
        <w:t>strings</w:t>
      </w:r>
      <w:proofErr w:type="spellEnd"/>
      <w:r>
        <w:t xml:space="preserve"> los sacamos del fichero de recursos </w:t>
      </w:r>
      <w:proofErr w:type="spellStart"/>
      <w:r>
        <w:t>strings.en.resx</w:t>
      </w:r>
      <w:proofErr w:type="spellEnd"/>
      <w:r>
        <w:t xml:space="preserve"> que se encuentran en </w:t>
      </w:r>
      <w:proofErr w:type="spellStart"/>
      <w:r>
        <w:t>Properties</w:t>
      </w:r>
      <w:proofErr w:type="spellEnd"/>
      <w:r>
        <w:t xml:space="preserve">. Para utilizarlos escribiremos </w:t>
      </w:r>
      <w:proofErr w:type="spellStart"/>
      <w:r>
        <w:t>strings.Clave</w:t>
      </w:r>
      <w:proofErr w:type="spellEnd"/>
      <w:r>
        <w:t xml:space="preserve"> , siendo clave la clave de la tabla para el valor que buscamos.</w:t>
      </w:r>
    </w:p>
    <w:p w14:paraId="65F40EC0" w14:textId="408D2E8F" w:rsidR="002507F4" w:rsidRDefault="002507F4" w:rsidP="002507F4">
      <w:r>
        <w:rPr>
          <w:noProof/>
          <w:lang w:eastAsia="es-ES"/>
        </w:rPr>
        <w:drawing>
          <wp:inline distT="0" distB="0" distL="0" distR="0" wp14:anchorId="4BBCFEF5" wp14:editId="2C8DDE6A">
            <wp:extent cx="3209925" cy="4543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4543425"/>
                    </a:xfrm>
                    <a:prstGeom prst="rect">
                      <a:avLst/>
                    </a:prstGeom>
                  </pic:spPr>
                </pic:pic>
              </a:graphicData>
            </a:graphic>
          </wp:inline>
        </w:drawing>
      </w:r>
    </w:p>
    <w:p w14:paraId="65F40EC1" w14:textId="77777777" w:rsidR="002507F4" w:rsidRDefault="002507F4" w:rsidP="002507F4"/>
    <w:p w14:paraId="65F40EC2" w14:textId="77777777" w:rsidR="002507F4" w:rsidRDefault="002507F4" w:rsidP="002507F4">
      <w:r>
        <w:t xml:space="preserve">Estos archivos son  muy simples de usar, si entramos veremos que se basan en Clave/Valor. A la izquierda escribimos la clave mediante la cual haremos referencia a ese </w:t>
      </w:r>
      <w:proofErr w:type="spellStart"/>
      <w:r>
        <w:t>string,a</w:t>
      </w:r>
      <w:proofErr w:type="spellEnd"/>
      <w:r>
        <w:t xml:space="preserve"> la derecha el valor que tendrá</w:t>
      </w:r>
    </w:p>
    <w:p w14:paraId="65F40EC3" w14:textId="033FF9AC" w:rsidR="002507F4" w:rsidRDefault="002507F4" w:rsidP="002507F4">
      <w:r>
        <w:rPr>
          <w:noProof/>
          <w:lang w:eastAsia="es-ES"/>
        </w:rPr>
        <w:drawing>
          <wp:inline distT="0" distB="0" distL="0" distR="0" wp14:anchorId="599A4114" wp14:editId="0DBF7B6E">
            <wp:extent cx="6450308" cy="30575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3429" cy="3063745"/>
                    </a:xfrm>
                    <a:prstGeom prst="rect">
                      <a:avLst/>
                    </a:prstGeom>
                  </pic:spPr>
                </pic:pic>
              </a:graphicData>
            </a:graphic>
          </wp:inline>
        </w:drawing>
      </w:r>
    </w:p>
    <w:p w14:paraId="65F40EC5" w14:textId="753211D8" w:rsidR="002507F4" w:rsidRDefault="002507F4" w:rsidP="002507F4">
      <w:r>
        <w:t xml:space="preserve">Originalmente habían dos </w:t>
      </w:r>
      <w:proofErr w:type="spellStart"/>
      <w:r>
        <w:t>ficheros,uno</w:t>
      </w:r>
      <w:proofErr w:type="spellEnd"/>
      <w:r>
        <w:t xml:space="preserve"> para </w:t>
      </w:r>
      <w:proofErr w:type="spellStart"/>
      <w:r>
        <w:t>ingles</w:t>
      </w:r>
      <w:proofErr w:type="spellEnd"/>
      <w:r>
        <w:t xml:space="preserve"> y otro para </w:t>
      </w:r>
      <w:proofErr w:type="spellStart"/>
      <w:r>
        <w:t>español,en</w:t>
      </w:r>
      <w:proofErr w:type="spellEnd"/>
      <w:r>
        <w:t xml:space="preserve"> la versión </w:t>
      </w:r>
      <w:proofErr w:type="spellStart"/>
      <w:r>
        <w:t>mas</w:t>
      </w:r>
      <w:proofErr w:type="spellEnd"/>
      <w:r>
        <w:t xml:space="preserve"> reciente se ha cambiado la forma de traducción por lo que el fichero en ingles ya no </w:t>
      </w:r>
      <w:proofErr w:type="spellStart"/>
      <w:r>
        <w:t>existe,el</w:t>
      </w:r>
      <w:proofErr w:type="spellEnd"/>
      <w:r>
        <w:t xml:space="preserve"> fichero en español se sigue utilizando.</w:t>
      </w:r>
    </w:p>
    <w:p w14:paraId="65F40EC7" w14:textId="77777777" w:rsidR="002507F4" w:rsidRDefault="002507F4" w:rsidP="002507F4"/>
    <w:p w14:paraId="65F40EC8" w14:textId="77777777" w:rsidR="002507F4" w:rsidRDefault="002507F4" w:rsidP="002507F4">
      <w:r>
        <w:t xml:space="preserve">Siguiendo con la pantalla de </w:t>
      </w:r>
      <w:proofErr w:type="spellStart"/>
      <w:r>
        <w:t>login,al</w:t>
      </w:r>
      <w:proofErr w:type="spellEnd"/>
      <w:r>
        <w:t xml:space="preserve"> pulsar Aceptar llamamos al método de la clase Security llamado </w:t>
      </w:r>
      <w:proofErr w:type="spellStart"/>
      <w:r>
        <w:t>validarLogin</w:t>
      </w:r>
      <w:proofErr w:type="spellEnd"/>
      <w:r>
        <w:t xml:space="preserve">() al que le pasamos el usuario y la contraseña. Buscamos en RUMUSUARIOS el nombre de usuario y contraseña y si encajan buscamos el grupo asignado y nos descargamos una tabla con los permisos de ese usuario. </w:t>
      </w:r>
    </w:p>
    <w:p w14:paraId="65F40EC9" w14:textId="4859E72B" w:rsidR="002507F4" w:rsidRDefault="002507F4" w:rsidP="002507F4">
      <w:r>
        <w:rPr>
          <w:noProof/>
          <w:lang w:eastAsia="es-ES"/>
        </w:rPr>
        <w:drawing>
          <wp:inline distT="0" distB="0" distL="0" distR="0" wp14:anchorId="05EED24D" wp14:editId="36069550">
            <wp:extent cx="5836599" cy="2343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863" cy="2343657"/>
                    </a:xfrm>
                    <a:prstGeom prst="rect">
                      <a:avLst/>
                    </a:prstGeom>
                  </pic:spPr>
                </pic:pic>
              </a:graphicData>
            </a:graphic>
          </wp:inline>
        </w:drawing>
      </w:r>
    </w:p>
    <w:p w14:paraId="65F40ECA" w14:textId="58511D46" w:rsidR="002507F4" w:rsidRPr="00E056C4" w:rsidRDefault="002507F4" w:rsidP="002507F4">
      <w:pPr>
        <w:rPr>
          <w:b/>
        </w:rPr>
      </w:pPr>
      <w:r w:rsidRPr="00E056C4">
        <w:rPr>
          <w:b/>
        </w:rPr>
        <w:t xml:space="preserve">En la clase </w:t>
      </w:r>
      <w:proofErr w:type="spellStart"/>
      <w:r w:rsidRPr="00E056C4">
        <w:rPr>
          <w:b/>
        </w:rPr>
        <w:t>User</w:t>
      </w:r>
      <w:proofErr w:type="spellEnd"/>
      <w:r w:rsidRPr="00E056C4">
        <w:rPr>
          <w:b/>
        </w:rPr>
        <w:t xml:space="preserve"> tendremos en todo momento acceso al ID del </w:t>
      </w:r>
      <w:proofErr w:type="spellStart"/>
      <w:r w:rsidRPr="00E056C4">
        <w:rPr>
          <w:b/>
        </w:rPr>
        <w:t>usuario,a</w:t>
      </w:r>
      <w:proofErr w:type="spellEnd"/>
      <w:r w:rsidRPr="00E056C4">
        <w:rPr>
          <w:b/>
        </w:rPr>
        <w:t xml:space="preserve"> su ID de </w:t>
      </w:r>
      <w:proofErr w:type="spellStart"/>
      <w:r w:rsidRPr="00E056C4">
        <w:rPr>
          <w:b/>
        </w:rPr>
        <w:t>operario,y</w:t>
      </w:r>
      <w:proofErr w:type="spellEnd"/>
      <w:r w:rsidRPr="00E056C4">
        <w:rPr>
          <w:b/>
        </w:rPr>
        <w:t xml:space="preserve"> </w:t>
      </w:r>
      <w:r>
        <w:rPr>
          <w:b/>
        </w:rPr>
        <w:t>los</w:t>
      </w:r>
      <w:r w:rsidRPr="00E056C4">
        <w:rPr>
          <w:b/>
        </w:rPr>
        <w:t xml:space="preserve"> permisos</w:t>
      </w:r>
      <w:r>
        <w:rPr>
          <w:b/>
        </w:rPr>
        <w:t xml:space="preserve"> de su grupo</w:t>
      </w:r>
      <w:r w:rsidRPr="00E056C4">
        <w:rPr>
          <w:b/>
        </w:rPr>
        <w:t>.</w:t>
      </w:r>
    </w:p>
    <w:p w14:paraId="65F40ECB" w14:textId="77777777" w:rsidR="002507F4" w:rsidRDefault="002507F4" w:rsidP="002507F4">
      <w:r>
        <w:lastRenderedPageBreak/>
        <w:t xml:space="preserve">Una vez validado el usuario se comprueba que tengamos en el fichero de conexiones una conexión para la base de datos a la que se quiere </w:t>
      </w:r>
      <w:proofErr w:type="spellStart"/>
      <w:r>
        <w:t>acceder,para</w:t>
      </w:r>
      <w:proofErr w:type="spellEnd"/>
      <w:r>
        <w:t xml:space="preserve"> ello compara los nombres de las carpetas con los nombres de las conexiones. Una vez encontrada la conexión configuramos el </w:t>
      </w:r>
      <w:proofErr w:type="spellStart"/>
      <w:r>
        <w:t>path</w:t>
      </w:r>
      <w:proofErr w:type="spellEnd"/>
      <w:r>
        <w:t xml:space="preserve"> de la aplicación. El </w:t>
      </w:r>
      <w:proofErr w:type="spellStart"/>
      <w:r>
        <w:t>path</w:t>
      </w:r>
      <w:proofErr w:type="spellEnd"/>
      <w:r>
        <w:t xml:space="preserve"> base es C:\Rumbo\Configs por lo tanto tendremos que añadir al </w:t>
      </w:r>
      <w:proofErr w:type="spellStart"/>
      <w:r>
        <w:t>path</w:t>
      </w:r>
      <w:proofErr w:type="spellEnd"/>
      <w:r>
        <w:t xml:space="preserve"> la carpeta que se ha seleccionado. Por último comprobamos si en la carpeta del </w:t>
      </w:r>
      <w:proofErr w:type="spellStart"/>
      <w:r>
        <w:t>path</w:t>
      </w:r>
      <w:proofErr w:type="spellEnd"/>
      <w:r>
        <w:t xml:space="preserve"> se encuentra algún archivo llamado “</w:t>
      </w:r>
      <w:proofErr w:type="spellStart"/>
      <w:r>
        <w:t>services.config</w:t>
      </w:r>
      <w:proofErr w:type="spellEnd"/>
      <w:r>
        <w:t xml:space="preserve">” y en caso de que sí cambiamos el </w:t>
      </w:r>
      <w:proofErr w:type="spellStart"/>
      <w:r>
        <w:t>App.Config</w:t>
      </w:r>
      <w:proofErr w:type="spellEnd"/>
      <w:r>
        <w:t xml:space="preserve"> de la aplicación por el de la carpeta.</w:t>
      </w:r>
    </w:p>
    <w:p w14:paraId="65F40ECC" w14:textId="3C06327E" w:rsidR="002507F4" w:rsidRDefault="002507F4" w:rsidP="002507F4">
      <w:r>
        <w:rPr>
          <w:noProof/>
          <w:lang w:eastAsia="es-ES"/>
        </w:rPr>
        <w:drawing>
          <wp:inline distT="0" distB="0" distL="0" distR="0" wp14:anchorId="359AE086" wp14:editId="11A452F1">
            <wp:extent cx="6381207" cy="223837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3968" cy="2239344"/>
                    </a:xfrm>
                    <a:prstGeom prst="rect">
                      <a:avLst/>
                    </a:prstGeom>
                  </pic:spPr>
                </pic:pic>
              </a:graphicData>
            </a:graphic>
          </wp:inline>
        </w:drawing>
      </w:r>
    </w:p>
    <w:p w14:paraId="65F40ECD" w14:textId="77777777" w:rsidR="002507F4" w:rsidRDefault="002507F4" w:rsidP="002507F4">
      <w:r>
        <w:t>Una vez terminado el proceso se ejecuta la pantalla principal.</w:t>
      </w:r>
    </w:p>
    <w:p w14:paraId="65F40ECE" w14:textId="77777777" w:rsidR="002507F4" w:rsidRDefault="002507F4" w:rsidP="002507F4">
      <w:r>
        <w:t xml:space="preserve">En la pantalla principal lo primero que hacemos es configurar el menú lateral. Para ello debemos mandarle una estructura XML a cargar, que se encontrará en el </w:t>
      </w:r>
      <w:proofErr w:type="spellStart"/>
      <w:r>
        <w:t>path</w:t>
      </w:r>
      <w:proofErr w:type="spellEnd"/>
      <w:r>
        <w:t xml:space="preserve"> de la aplicación</w:t>
      </w:r>
    </w:p>
    <w:p w14:paraId="65F40ECF" w14:textId="77777777" w:rsidR="002507F4" w:rsidRDefault="002507F4" w:rsidP="002507F4"/>
    <w:p w14:paraId="65F40ED0" w14:textId="54CBDC65" w:rsidR="002507F4" w:rsidRDefault="002507F4" w:rsidP="002507F4">
      <w:r>
        <w:rPr>
          <w:noProof/>
          <w:lang w:eastAsia="es-ES"/>
        </w:rPr>
        <w:drawing>
          <wp:inline distT="0" distB="0" distL="0" distR="0" wp14:anchorId="680EAE5B" wp14:editId="1643CBDA">
            <wp:extent cx="5400040" cy="3505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05200"/>
                    </a:xfrm>
                    <a:prstGeom prst="rect">
                      <a:avLst/>
                    </a:prstGeom>
                  </pic:spPr>
                </pic:pic>
              </a:graphicData>
            </a:graphic>
          </wp:inline>
        </w:drawing>
      </w:r>
    </w:p>
    <w:p w14:paraId="65F40ED1" w14:textId="77777777" w:rsidR="002507F4" w:rsidRDefault="002507F4" w:rsidP="002507F4">
      <w:r>
        <w:t>En caso de que el “</w:t>
      </w:r>
      <w:proofErr w:type="spellStart"/>
      <w:r>
        <w:t>CurrentUICulture</w:t>
      </w:r>
      <w:proofErr w:type="spellEnd"/>
      <w:r>
        <w:t xml:space="preserve">” sea el </w:t>
      </w:r>
      <w:proofErr w:type="spellStart"/>
      <w:r>
        <w:t>español,cargamos</w:t>
      </w:r>
      <w:proofErr w:type="spellEnd"/>
      <w:r>
        <w:t xml:space="preserve"> el menú en </w:t>
      </w:r>
      <w:proofErr w:type="spellStart"/>
      <w:r>
        <w:t>español,y</w:t>
      </w:r>
      <w:proofErr w:type="spellEnd"/>
      <w:r>
        <w:t xml:space="preserve"> si está en ingles cargamos el menú en </w:t>
      </w:r>
      <w:proofErr w:type="spellStart"/>
      <w:r>
        <w:t>ingles</w:t>
      </w:r>
      <w:proofErr w:type="spellEnd"/>
      <w:r>
        <w:t>.</w:t>
      </w:r>
    </w:p>
    <w:p w14:paraId="65F40ED2" w14:textId="2BD2F99E" w:rsidR="002507F4" w:rsidRDefault="002507F4" w:rsidP="002507F4">
      <w:r>
        <w:rPr>
          <w:noProof/>
          <w:lang w:eastAsia="es-ES"/>
        </w:rPr>
        <w:lastRenderedPageBreak/>
        <w:drawing>
          <wp:inline distT="0" distB="0" distL="0" distR="0" wp14:anchorId="41F02829" wp14:editId="35418F0D">
            <wp:extent cx="5400040" cy="36023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02355"/>
                    </a:xfrm>
                    <a:prstGeom prst="rect">
                      <a:avLst/>
                    </a:prstGeom>
                  </pic:spPr>
                </pic:pic>
              </a:graphicData>
            </a:graphic>
          </wp:inline>
        </w:drawing>
      </w:r>
    </w:p>
    <w:p w14:paraId="65F40ED3" w14:textId="77777777" w:rsidR="002507F4" w:rsidRDefault="002507F4" w:rsidP="002507F4">
      <w:proofErr w:type="spellStart"/>
      <w:r>
        <w:t>Despues</w:t>
      </w:r>
      <w:proofErr w:type="spellEnd"/>
      <w:r>
        <w:t xml:space="preserve"> recorremos los nodos ,les añadimos las imágenes (flechitas para mostrar si está desplegado) y comprobamos si el usuario tiene acceso a ese formulario. </w:t>
      </w:r>
      <w:proofErr w:type="spellStart"/>
      <w:r>
        <w:t>Basicamente</w:t>
      </w:r>
      <w:proofErr w:type="spellEnd"/>
      <w:r>
        <w:t xml:space="preserve"> le pasamos el id que hemos definido en el archivo menú.xml para ese formulario al método </w:t>
      </w:r>
      <w:proofErr w:type="spellStart"/>
      <w:r>
        <w:t>User.Perm.comprobarAcceso</w:t>
      </w:r>
      <w:proofErr w:type="spellEnd"/>
      <w:r>
        <w:t xml:space="preserve"> el cual busca en la tabla de permisos que se ha cargado al hacer </w:t>
      </w:r>
      <w:proofErr w:type="spellStart"/>
      <w:r>
        <w:t>login</w:t>
      </w:r>
      <w:proofErr w:type="spellEnd"/>
      <w:r>
        <w:t xml:space="preserve"> el id que le hemos pasado, y activar el nodo si corresponde.</w:t>
      </w:r>
    </w:p>
    <w:p w14:paraId="65F40ED4" w14:textId="57BEDD97" w:rsidR="002507F4" w:rsidRDefault="002507F4" w:rsidP="002507F4">
      <w:r>
        <w:rPr>
          <w:noProof/>
          <w:lang w:eastAsia="es-ES"/>
        </w:rPr>
        <w:drawing>
          <wp:inline distT="0" distB="0" distL="0" distR="0" wp14:anchorId="2F19BD9D" wp14:editId="098C0C5A">
            <wp:extent cx="5400040" cy="3457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57575"/>
                    </a:xfrm>
                    <a:prstGeom prst="rect">
                      <a:avLst/>
                    </a:prstGeom>
                  </pic:spPr>
                </pic:pic>
              </a:graphicData>
            </a:graphic>
          </wp:inline>
        </w:drawing>
      </w:r>
    </w:p>
    <w:p w14:paraId="65F40ED5" w14:textId="77777777" w:rsidR="002507F4" w:rsidRDefault="002507F4" w:rsidP="002507F4">
      <w:r>
        <w:t xml:space="preserve">Por último se configuran los eventos del menú al </w:t>
      </w:r>
      <w:proofErr w:type="spellStart"/>
      <w:r>
        <w:t>expandirse,al</w:t>
      </w:r>
      <w:proofErr w:type="spellEnd"/>
      <w:r>
        <w:t xml:space="preserve"> </w:t>
      </w:r>
      <w:proofErr w:type="spellStart"/>
      <w:r>
        <w:t>contraerse,al</w:t>
      </w:r>
      <w:proofErr w:type="spellEnd"/>
      <w:r>
        <w:t xml:space="preserve"> seleccionar un nodo etc.</w:t>
      </w:r>
    </w:p>
    <w:p w14:paraId="65F40ED6" w14:textId="77777777" w:rsidR="002507F4" w:rsidRDefault="002507F4" w:rsidP="002507F4">
      <w:r>
        <w:lastRenderedPageBreak/>
        <w:t xml:space="preserve">Cuando pulsamos en un nodo se ejecuta el método </w:t>
      </w:r>
      <w:proofErr w:type="spellStart"/>
      <w:r>
        <w:t>cargarGridView</w:t>
      </w:r>
      <w:proofErr w:type="spellEnd"/>
      <w:r>
        <w:t xml:space="preserve"> el cual abre el formulario </w:t>
      </w:r>
      <w:proofErr w:type="spellStart"/>
      <w:r>
        <w:t>seleccionado,para</w:t>
      </w:r>
      <w:proofErr w:type="spellEnd"/>
      <w:r>
        <w:t xml:space="preserve"> ello le manda al método </w:t>
      </w:r>
      <w:proofErr w:type="spellStart"/>
      <w:r>
        <w:t>AttachGridControl</w:t>
      </w:r>
      <w:proofErr w:type="spellEnd"/>
      <w:r>
        <w:t>() una instancia del formulario a abrir por referencia así como el nombre de ese control y su id.</w:t>
      </w:r>
    </w:p>
    <w:p w14:paraId="65F40ED7" w14:textId="77777777" w:rsidR="002507F4" w:rsidRDefault="002507F4" w:rsidP="002507F4">
      <w:r>
        <w:t xml:space="preserve">Los id no son necesarios por el momento ya que está pensado para en un futuro hacer permisos a nivel del </w:t>
      </w:r>
      <w:proofErr w:type="spellStart"/>
      <w:r>
        <w:t>control,ya</w:t>
      </w:r>
      <w:proofErr w:type="spellEnd"/>
      <w:r>
        <w:t xml:space="preserve"> que por ahora los permisos son a nivel de poder abrir o no un </w:t>
      </w:r>
      <w:proofErr w:type="spellStart"/>
      <w:r>
        <w:t>formulario,pero</w:t>
      </w:r>
      <w:proofErr w:type="spellEnd"/>
      <w:r>
        <w:t xml:space="preserve"> en un futuro necesitaremos el id del formulario. El nombre del control es para </w:t>
      </w:r>
      <w:proofErr w:type="spellStart"/>
      <w:r>
        <w:t>mostrarlo,en</w:t>
      </w:r>
      <w:proofErr w:type="spellEnd"/>
      <w:r>
        <w:t xml:space="preserve"> lugar de usar el archivo de recursos “</w:t>
      </w:r>
      <w:proofErr w:type="spellStart"/>
      <w:r>
        <w:t>strings</w:t>
      </w:r>
      <w:proofErr w:type="spellEnd"/>
      <w:r>
        <w:t xml:space="preserve">” usamos el fichero </w:t>
      </w:r>
      <w:proofErr w:type="spellStart"/>
      <w:r>
        <w:t>NombresFormularios</w:t>
      </w:r>
      <w:proofErr w:type="spellEnd"/>
      <w:r>
        <w:t xml:space="preserve"> para no saturar los ficheros de configuración.</w:t>
      </w:r>
    </w:p>
    <w:p w14:paraId="65F40ED8" w14:textId="5047D6BA" w:rsidR="002507F4" w:rsidRDefault="002507F4" w:rsidP="002507F4">
      <w:r>
        <w:rPr>
          <w:noProof/>
          <w:lang w:eastAsia="es-ES"/>
        </w:rPr>
        <w:drawing>
          <wp:inline distT="0" distB="0" distL="0" distR="0" wp14:anchorId="5CC283C7" wp14:editId="2D465424">
            <wp:extent cx="5400040" cy="2726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26690"/>
                    </a:xfrm>
                    <a:prstGeom prst="rect">
                      <a:avLst/>
                    </a:prstGeom>
                  </pic:spPr>
                </pic:pic>
              </a:graphicData>
            </a:graphic>
          </wp:inline>
        </w:drawing>
      </w:r>
    </w:p>
    <w:p w14:paraId="65F40ED9" w14:textId="77777777" w:rsidR="002507F4" w:rsidRDefault="002507F4" w:rsidP="002507F4"/>
    <w:p w14:paraId="65F40EDA" w14:textId="77777777" w:rsidR="002507F4" w:rsidRDefault="002507F4" w:rsidP="002507F4">
      <w:r>
        <w:t xml:space="preserve">Los formularios que se abren en la misma pantalla principal son del tipo </w:t>
      </w:r>
      <w:proofErr w:type="spellStart"/>
      <w:r>
        <w:t>UserControl</w:t>
      </w:r>
      <w:proofErr w:type="spellEnd"/>
      <w:r>
        <w:t xml:space="preserve">, y heredan de </w:t>
      </w:r>
      <w:proofErr w:type="spellStart"/>
      <w:r>
        <w:t>BaseGridControl</w:t>
      </w:r>
      <w:proofErr w:type="spellEnd"/>
      <w:r>
        <w:t xml:space="preserve">. </w:t>
      </w:r>
    </w:p>
    <w:p w14:paraId="65F40EDB" w14:textId="77777777" w:rsidR="002507F4" w:rsidRDefault="002507F4" w:rsidP="002507F4">
      <w:r>
        <w:t xml:space="preserve">Los botones superiores forman parte de la pantalla </w:t>
      </w:r>
      <w:proofErr w:type="spellStart"/>
      <w:r>
        <w:t>principal,por</w:t>
      </w:r>
      <w:proofErr w:type="spellEnd"/>
      <w:r>
        <w:t xml:space="preserve"> lo tanto no podemos asignar sus eventos a nivel del </w:t>
      </w:r>
      <w:proofErr w:type="spellStart"/>
      <w:r>
        <w:t>UserControl</w:t>
      </w:r>
      <w:proofErr w:type="spellEnd"/>
      <w:r>
        <w:t xml:space="preserve">. Para resolver esto creamos 2 </w:t>
      </w:r>
      <w:proofErr w:type="spellStart"/>
      <w:r>
        <w:t>metodos,uno</w:t>
      </w:r>
      <w:proofErr w:type="spellEnd"/>
      <w:r>
        <w:t xml:space="preserve"> en el </w:t>
      </w:r>
      <w:proofErr w:type="spellStart"/>
      <w:r>
        <w:t>UserControl</w:t>
      </w:r>
      <w:proofErr w:type="spellEnd"/>
      <w:r>
        <w:t xml:space="preserve"> y otro en el formulario principal. Cuando se pulsa el </w:t>
      </w:r>
      <w:proofErr w:type="spellStart"/>
      <w:r>
        <w:t>botón,el</w:t>
      </w:r>
      <w:proofErr w:type="spellEnd"/>
      <w:r>
        <w:t xml:space="preserve"> formulario principal llama al evento que haya definido en el control que esté en pantalla, </w:t>
      </w:r>
      <w:proofErr w:type="spellStart"/>
      <w:r>
        <w:t>reenviandole</w:t>
      </w:r>
      <w:proofErr w:type="spellEnd"/>
      <w:r>
        <w:t xml:space="preserve"> el objeto y los argumentos.</w:t>
      </w:r>
    </w:p>
    <w:p w14:paraId="3E1E2367" w14:textId="2540FBC3" w:rsidR="002507F4" w:rsidRDefault="002507F4" w:rsidP="002507F4">
      <w:pPr>
        <w:pStyle w:val="Ttulo2"/>
      </w:pPr>
      <w:bookmarkStart w:id="18" w:name="_Toc42003151"/>
      <w:r>
        <w:t>Crear nuevo mantenimiento</w:t>
      </w:r>
      <w:bookmarkEnd w:id="18"/>
    </w:p>
    <w:p w14:paraId="02D77301" w14:textId="47D6B408" w:rsidR="002507F4" w:rsidRDefault="002507F4" w:rsidP="002507F4">
      <w:pPr>
        <w:jc w:val="both"/>
      </w:pPr>
      <w:r>
        <w:t>Para crear nuevos mantenimientos rápidamente:</w:t>
      </w:r>
    </w:p>
    <w:p w14:paraId="70B097AC" w14:textId="758B39C2" w:rsidR="002507F4" w:rsidRDefault="002507F4" w:rsidP="002507F4">
      <w:r>
        <w:t xml:space="preserve">1.Crear un archivo JSON con el esquema de datos </w:t>
      </w:r>
    </w:p>
    <w:p w14:paraId="3A2AAC7C" w14:textId="4785FDE0" w:rsidR="002507F4" w:rsidRDefault="002507F4" w:rsidP="002507F4">
      <w:r>
        <w:t xml:space="preserve">2. En </w:t>
      </w:r>
      <w:proofErr w:type="spellStart"/>
      <w:r>
        <w:t>DataAccess.cs</w:t>
      </w:r>
      <w:proofErr w:type="spellEnd"/>
      <w:r>
        <w:t xml:space="preserve">, verás funciones separadas por </w:t>
      </w:r>
      <w:proofErr w:type="spellStart"/>
      <w:r>
        <w:t>regiones,dentro</w:t>
      </w:r>
      <w:proofErr w:type="spellEnd"/>
      <w:r>
        <w:t xml:space="preserve"> de la región funciones </w:t>
      </w:r>
      <w:proofErr w:type="spellStart"/>
      <w:r>
        <w:t>publicas</w:t>
      </w:r>
      <w:proofErr w:type="spellEnd"/>
      <w:r>
        <w:t xml:space="preserve"> hay </w:t>
      </w:r>
      <w:proofErr w:type="spellStart"/>
      <w:r>
        <w:t>mas</w:t>
      </w:r>
      <w:proofErr w:type="spellEnd"/>
      <w:r>
        <w:t xml:space="preserve"> regiones(</w:t>
      </w:r>
      <w:proofErr w:type="spellStart"/>
      <w:r>
        <w:t>Proveedores,Clientes</w:t>
      </w:r>
      <w:proofErr w:type="spellEnd"/>
      <w:r>
        <w:t xml:space="preserve">…). Crea una nueva región (para mantener ordenado el código), copia todos los métodos de proveedores y </w:t>
      </w:r>
      <w:proofErr w:type="spellStart"/>
      <w:r>
        <w:t>ajustalos</w:t>
      </w:r>
      <w:proofErr w:type="spellEnd"/>
      <w:r>
        <w:t xml:space="preserve"> a tu formulario. Tendrás que cambiar los nombres de los métodos, el JSON al que </w:t>
      </w:r>
      <w:proofErr w:type="spellStart"/>
      <w:r>
        <w:t>llaman,y</w:t>
      </w:r>
      <w:proofErr w:type="spellEnd"/>
      <w:r>
        <w:t xml:space="preserve"> editar las </w:t>
      </w:r>
      <w:proofErr w:type="spellStart"/>
      <w:r>
        <w:t>querys</w:t>
      </w:r>
      <w:proofErr w:type="spellEnd"/>
      <w:r>
        <w:t xml:space="preserve"> para que hagan referencia a la tabla deseada.</w:t>
      </w:r>
    </w:p>
    <w:p w14:paraId="1227E352" w14:textId="77777777" w:rsidR="002507F4" w:rsidRDefault="002507F4" w:rsidP="002507F4">
      <w:r>
        <w:t xml:space="preserve">3. Tendrás que repetir lo anterior en la clase </w:t>
      </w:r>
      <w:proofErr w:type="spellStart"/>
      <w:r>
        <w:t>Business.cs</w:t>
      </w:r>
      <w:proofErr w:type="spellEnd"/>
      <w:r>
        <w:t xml:space="preserve">. Simplemente habrá que copiar los métodos y cambiar los nombres y las llamadas que hacen a los métodos de </w:t>
      </w:r>
      <w:proofErr w:type="spellStart"/>
      <w:r>
        <w:t>DataAccess</w:t>
      </w:r>
      <w:proofErr w:type="spellEnd"/>
      <w:r>
        <w:t>.</w:t>
      </w:r>
    </w:p>
    <w:p w14:paraId="1F488533" w14:textId="77777777" w:rsidR="002507F4" w:rsidRDefault="002507F4" w:rsidP="002507F4"/>
    <w:p w14:paraId="3C2AC926" w14:textId="77777777" w:rsidR="002507F4" w:rsidRDefault="002507F4" w:rsidP="002507F4">
      <w:r>
        <w:t xml:space="preserve">4.Copiar la clase </w:t>
      </w:r>
      <w:proofErr w:type="spellStart"/>
      <w:r>
        <w:t>ProveedoresControl</w:t>
      </w:r>
      <w:proofErr w:type="spellEnd"/>
      <w:r>
        <w:t xml:space="preserve"> y cambiar todas las referencias a la tabla proveedores por referencias a la nueva tabla:</w:t>
      </w:r>
    </w:p>
    <w:p w14:paraId="5073858E" w14:textId="77777777" w:rsidR="002507F4" w:rsidRDefault="002507F4" w:rsidP="002507F4">
      <w:pPr>
        <w:numPr>
          <w:ilvl w:val="0"/>
          <w:numId w:val="1"/>
        </w:numPr>
        <w:pBdr>
          <w:top w:val="nil"/>
          <w:left w:val="nil"/>
          <w:bottom w:val="nil"/>
          <w:right w:val="nil"/>
          <w:between w:val="nil"/>
        </w:pBdr>
        <w:spacing w:after="0"/>
      </w:pPr>
      <w:r>
        <w:rPr>
          <w:color w:val="000000"/>
        </w:rPr>
        <w:t>Cambiar el nombre de la clase</w:t>
      </w:r>
    </w:p>
    <w:p w14:paraId="7AD76EC0" w14:textId="77777777" w:rsidR="002507F4" w:rsidRDefault="002507F4" w:rsidP="002507F4">
      <w:pPr>
        <w:numPr>
          <w:ilvl w:val="0"/>
          <w:numId w:val="1"/>
        </w:numPr>
        <w:pBdr>
          <w:top w:val="nil"/>
          <w:left w:val="nil"/>
          <w:bottom w:val="nil"/>
          <w:right w:val="nil"/>
          <w:between w:val="nil"/>
        </w:pBdr>
        <w:spacing w:after="0"/>
      </w:pPr>
      <w:r>
        <w:rPr>
          <w:color w:val="000000"/>
        </w:rPr>
        <w:t xml:space="preserve">En la región “Funciones Auxiliares” cambiar </w:t>
      </w:r>
      <w:proofErr w:type="spellStart"/>
      <w:r>
        <w:rPr>
          <w:color w:val="000000"/>
        </w:rPr>
        <w:t>ObtencionTotalRegistros</w:t>
      </w:r>
      <w:proofErr w:type="spellEnd"/>
      <w:r>
        <w:rPr>
          <w:color w:val="000000"/>
        </w:rPr>
        <w:t xml:space="preserve"> para que se llame a tu </w:t>
      </w:r>
      <w:proofErr w:type="spellStart"/>
      <w:r>
        <w:rPr>
          <w:color w:val="000000"/>
        </w:rPr>
        <w:t>metodo</w:t>
      </w:r>
      <w:proofErr w:type="spellEnd"/>
      <w:r>
        <w:rPr>
          <w:color w:val="000000"/>
        </w:rPr>
        <w:t xml:space="preserve"> en </w:t>
      </w:r>
      <w:proofErr w:type="spellStart"/>
      <w:r>
        <w:rPr>
          <w:color w:val="000000"/>
        </w:rPr>
        <w:t>Business.cs</w:t>
      </w:r>
      <w:proofErr w:type="spellEnd"/>
    </w:p>
    <w:p w14:paraId="35C0B79B" w14:textId="77777777" w:rsidR="002507F4" w:rsidRDefault="002507F4" w:rsidP="002507F4">
      <w:pPr>
        <w:numPr>
          <w:ilvl w:val="0"/>
          <w:numId w:val="1"/>
        </w:numPr>
        <w:pBdr>
          <w:top w:val="nil"/>
          <w:left w:val="nil"/>
          <w:bottom w:val="nil"/>
          <w:right w:val="nil"/>
          <w:between w:val="nil"/>
        </w:pBdr>
        <w:spacing w:after="0"/>
      </w:pPr>
      <w:r>
        <w:rPr>
          <w:color w:val="000000"/>
        </w:rPr>
        <w:t xml:space="preserve">En la región “Eventos </w:t>
      </w:r>
      <w:proofErr w:type="spellStart"/>
      <w:r>
        <w:rPr>
          <w:color w:val="000000"/>
        </w:rPr>
        <w:t>sobreescritos</w:t>
      </w:r>
      <w:proofErr w:type="spellEnd"/>
      <w:r>
        <w:rPr>
          <w:color w:val="000000"/>
        </w:rPr>
        <w:t xml:space="preserve"> de la clase </w:t>
      </w:r>
      <w:proofErr w:type="spellStart"/>
      <w:r>
        <w:rPr>
          <w:color w:val="000000"/>
        </w:rPr>
        <w:t>padre”,en</w:t>
      </w:r>
      <w:proofErr w:type="spellEnd"/>
      <w:r>
        <w:rPr>
          <w:color w:val="000000"/>
        </w:rPr>
        <w:t xml:space="preserve"> el método </w:t>
      </w:r>
      <w:proofErr w:type="spellStart"/>
      <w:r>
        <w:rPr>
          <w:color w:val="000000"/>
        </w:rPr>
        <w:t>RefreshData</w:t>
      </w:r>
      <w:proofErr w:type="spellEnd"/>
      <w:r>
        <w:rPr>
          <w:color w:val="000000"/>
        </w:rPr>
        <w:t xml:space="preserve"> verás “IDPROVEEDOR ASC”. </w:t>
      </w:r>
      <w:proofErr w:type="spellStart"/>
      <w:r>
        <w:rPr>
          <w:color w:val="000000"/>
        </w:rPr>
        <w:t>Cambialo</w:t>
      </w:r>
      <w:proofErr w:type="spellEnd"/>
      <w:r>
        <w:rPr>
          <w:color w:val="000000"/>
        </w:rPr>
        <w:t xml:space="preserve"> por la columna de tu tabla por la que quieras ordenar por defecto. Al final de este mismo método hay un </w:t>
      </w:r>
      <w:proofErr w:type="spellStart"/>
      <w:r>
        <w:rPr>
          <w:color w:val="000000"/>
        </w:rPr>
        <w:t>ExecuteQueryAsync</w:t>
      </w:r>
      <w:proofErr w:type="spellEnd"/>
      <w:r>
        <w:rPr>
          <w:color w:val="000000"/>
        </w:rPr>
        <w:t xml:space="preserve"> que tendría que llamar a tu método de </w:t>
      </w:r>
      <w:proofErr w:type="spellStart"/>
      <w:r>
        <w:rPr>
          <w:color w:val="000000"/>
        </w:rPr>
        <w:t>Business.cs</w:t>
      </w:r>
      <w:proofErr w:type="spellEnd"/>
      <w:r>
        <w:rPr>
          <w:color w:val="000000"/>
        </w:rPr>
        <w:t>.</w:t>
      </w:r>
    </w:p>
    <w:p w14:paraId="3D5098E4" w14:textId="77777777" w:rsidR="002507F4" w:rsidRDefault="002507F4" w:rsidP="002507F4">
      <w:pPr>
        <w:numPr>
          <w:ilvl w:val="0"/>
          <w:numId w:val="1"/>
        </w:numPr>
        <w:pBdr>
          <w:top w:val="nil"/>
          <w:left w:val="nil"/>
          <w:bottom w:val="nil"/>
          <w:right w:val="nil"/>
          <w:between w:val="nil"/>
        </w:pBdr>
      </w:pPr>
      <w:r>
        <w:rPr>
          <w:color w:val="000000"/>
        </w:rPr>
        <w:t xml:space="preserve">Por </w:t>
      </w:r>
      <w:proofErr w:type="spellStart"/>
      <w:r>
        <w:rPr>
          <w:color w:val="000000"/>
        </w:rPr>
        <w:t>último,al</w:t>
      </w:r>
      <w:proofErr w:type="spellEnd"/>
      <w:r>
        <w:rPr>
          <w:color w:val="000000"/>
        </w:rPr>
        <w:t xml:space="preserve"> final de la región anterior hay métodos </w:t>
      </w:r>
      <w:proofErr w:type="spellStart"/>
      <w:r>
        <w:rPr>
          <w:color w:val="000000"/>
        </w:rPr>
        <w:t>AckResponse</w:t>
      </w:r>
      <w:proofErr w:type="spellEnd"/>
      <w:r>
        <w:rPr>
          <w:color w:val="000000"/>
        </w:rPr>
        <w:t xml:space="preserve"> que deberían de llamar a tus métodos de </w:t>
      </w:r>
      <w:proofErr w:type="spellStart"/>
      <w:r>
        <w:rPr>
          <w:color w:val="000000"/>
        </w:rPr>
        <w:t>Business.cs</w:t>
      </w:r>
      <w:proofErr w:type="spellEnd"/>
    </w:p>
    <w:p w14:paraId="580625AA" w14:textId="77777777" w:rsidR="002507F4" w:rsidRDefault="002507F4" w:rsidP="002507F4">
      <w:r>
        <w:t>Además, en la parte .</w:t>
      </w:r>
      <w:proofErr w:type="spellStart"/>
      <w:r>
        <w:t>Designer.cs</w:t>
      </w:r>
      <w:proofErr w:type="spellEnd"/>
      <w:r>
        <w:t xml:space="preserve"> de tu control (donde se pone el código autogenerado), tendrás simplemente que cambiar el nombre de la clase por el nuevo nombre.</w:t>
      </w:r>
    </w:p>
    <w:p w14:paraId="7EDFC57E" w14:textId="6F05747C" w:rsidR="002507F4" w:rsidRDefault="002507F4" w:rsidP="002507F4">
      <w:r>
        <w:rPr>
          <w:noProof/>
          <w:lang w:eastAsia="es-ES"/>
        </w:rPr>
        <w:drawing>
          <wp:inline distT="0" distB="0" distL="0" distR="0" wp14:anchorId="7E16C3AA" wp14:editId="4A5D41C0">
            <wp:extent cx="2895600" cy="127635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895600" cy="1276350"/>
                    </a:xfrm>
                    <a:prstGeom prst="rect">
                      <a:avLst/>
                    </a:prstGeom>
                    <a:ln/>
                  </pic:spPr>
                </pic:pic>
              </a:graphicData>
            </a:graphic>
          </wp:inline>
        </w:drawing>
      </w:r>
    </w:p>
    <w:p w14:paraId="7E1ED4D6" w14:textId="4EC62D4F" w:rsidR="002507F4" w:rsidRDefault="002507F4" w:rsidP="002507F4">
      <w:r>
        <w:t xml:space="preserve">5. Abrir el archivo menu.xml de la carpeta </w:t>
      </w:r>
      <w:proofErr w:type="spellStart"/>
      <w:r>
        <w:t>Resources</w:t>
      </w:r>
      <w:proofErr w:type="spellEnd"/>
      <w:r>
        <w:t xml:space="preserve"> de la solución </w:t>
      </w:r>
      <w:proofErr w:type="spellStart"/>
      <w:r>
        <w:t>RumboSGA</w:t>
      </w:r>
      <w:proofErr w:type="spellEnd"/>
      <w:r>
        <w:t xml:space="preserve">. Dentro del </w:t>
      </w:r>
      <w:proofErr w:type="spellStart"/>
      <w:r>
        <w:t>tree</w:t>
      </w:r>
      <w:proofErr w:type="spellEnd"/>
      <w:r>
        <w:t xml:space="preserve"> </w:t>
      </w:r>
      <w:proofErr w:type="spellStart"/>
      <w:r>
        <w:t>view</w:t>
      </w:r>
      <w:proofErr w:type="spellEnd"/>
      <w:r>
        <w:t xml:space="preserve"> crear un nuevo nodo. Puedes simplemente copiar y pegar otro nodo cambiando </w:t>
      </w:r>
      <w:proofErr w:type="spellStart"/>
      <w:r>
        <w:t>Name</w:t>
      </w:r>
      <w:proofErr w:type="spellEnd"/>
      <w:r>
        <w:t xml:space="preserve"> y Tex</w:t>
      </w:r>
    </w:p>
    <w:p w14:paraId="7FD81CC2" w14:textId="77777777" w:rsidR="002507F4" w:rsidRDefault="002507F4" w:rsidP="002507F4">
      <w:pPr>
        <w:rPr>
          <w:color w:val="000000"/>
        </w:rPr>
      </w:pPr>
      <w:r>
        <w:t>6. En</w:t>
      </w:r>
      <w:r>
        <w:rPr>
          <w:color w:val="000000"/>
        </w:rPr>
        <w:t xml:space="preserve"> </w:t>
      </w:r>
      <w:proofErr w:type="spellStart"/>
      <w:r>
        <w:t>SFPrincipal</w:t>
      </w:r>
      <w:proofErr w:type="spellEnd"/>
      <w:r>
        <w:t xml:space="preserve"> crear variable global de tipo </w:t>
      </w:r>
      <w:proofErr w:type="spellStart"/>
      <w:r>
        <w:t>BaseGridControl</w:t>
      </w:r>
      <w:proofErr w:type="spellEnd"/>
      <w:r>
        <w:t xml:space="preserve"> con el nombre de tu tabla, añadir al </w:t>
      </w:r>
      <w:proofErr w:type="spellStart"/>
      <w:r>
        <w:t>switch</w:t>
      </w:r>
      <w:proofErr w:type="spellEnd"/>
      <w:r>
        <w:t xml:space="preserve"> del método </w:t>
      </w:r>
      <w:r>
        <w:rPr>
          <w:color w:val="000000"/>
        </w:rPr>
        <w:t xml:space="preserve">radTreeView1_SelectedNodeChanged </w:t>
      </w:r>
      <w:r>
        <w:t xml:space="preserve">la opción nueva </w:t>
      </w:r>
      <w:proofErr w:type="spellStart"/>
      <w:r>
        <w:rPr>
          <w:color w:val="000000"/>
        </w:rPr>
        <w:t>AttachGridControl</w:t>
      </w:r>
      <w:proofErr w:type="spellEnd"/>
      <w:r>
        <w:rPr>
          <w:color w:val="000000"/>
        </w:rPr>
        <w:t>&lt;</w:t>
      </w:r>
      <w:proofErr w:type="spellStart"/>
      <w:r>
        <w:rPr>
          <w:color w:val="000000"/>
        </w:rPr>
        <w:t>TuControl</w:t>
      </w:r>
      <w:proofErr w:type="spellEnd"/>
      <w:r>
        <w:rPr>
          <w:color w:val="000000"/>
        </w:rPr>
        <w:t>&gt;(</w:t>
      </w:r>
      <w:proofErr w:type="spellStart"/>
      <w:r>
        <w:rPr>
          <w:color w:val="0000FF"/>
        </w:rPr>
        <w:t>ref</w:t>
      </w:r>
      <w:proofErr w:type="spellEnd"/>
      <w:r>
        <w:rPr>
          <w:color w:val="000000"/>
        </w:rPr>
        <w:t xml:space="preserve"> </w:t>
      </w:r>
      <w:proofErr w:type="spellStart"/>
      <w:r>
        <w:rPr>
          <w:color w:val="000000"/>
        </w:rPr>
        <w:t>TuControl</w:t>
      </w:r>
      <w:proofErr w:type="spellEnd"/>
      <w:r>
        <w:rPr>
          <w:color w:val="000000"/>
        </w:rPr>
        <w:t>); pasando la variable creada como referencia</w:t>
      </w:r>
    </w:p>
    <w:p w14:paraId="20D44AF8" w14:textId="77777777" w:rsidR="002507F4" w:rsidRDefault="002507F4" w:rsidP="002507F4">
      <w:pPr>
        <w:rPr>
          <w:color w:val="000000"/>
        </w:rPr>
      </w:pPr>
    </w:p>
    <w:p w14:paraId="0B4CD5C0" w14:textId="77777777" w:rsidR="002507F4" w:rsidRDefault="002507F4" w:rsidP="002507F4">
      <w:pPr>
        <w:rPr>
          <w:color w:val="000000"/>
        </w:rPr>
      </w:pPr>
      <w:r>
        <w:rPr>
          <w:color w:val="000000"/>
        </w:rPr>
        <w:t xml:space="preserve">Estos son todos los pasos que yo estoy siguiendo para crear formularios, aun así cabe la posibilidad de que te de error al intentar abrir el formulario, siempre te dirá que el error está en la línea que </w:t>
      </w:r>
      <w:proofErr w:type="spellStart"/>
      <w:r>
        <w:rPr>
          <w:color w:val="000000"/>
        </w:rPr>
        <w:t>parsea</w:t>
      </w:r>
      <w:proofErr w:type="spellEnd"/>
      <w:r>
        <w:rPr>
          <w:color w:val="000000"/>
        </w:rPr>
        <w:t xml:space="preserve"> el JSON, en realidad el error es que te has dejado algún método que hace referencia a otra tabla y por eso el JSON no se forma correctamente.</w:t>
      </w:r>
    </w:p>
    <w:p w14:paraId="1DB0EF6F" w14:textId="77777777" w:rsidR="002507F4" w:rsidRDefault="002507F4" w:rsidP="002507F4">
      <w:pPr>
        <w:rPr>
          <w:color w:val="000000"/>
        </w:rPr>
      </w:pPr>
      <w:r>
        <w:rPr>
          <w:color w:val="000000"/>
        </w:rPr>
        <w:t xml:space="preserve">En el caso de que tengas un campo que haga referencia a otra tabla y te esté dando error al compilar teniendo bien el </w:t>
      </w:r>
      <w:proofErr w:type="spellStart"/>
      <w:r>
        <w:rPr>
          <w:color w:val="000000"/>
        </w:rPr>
        <w:t>codigo</w:t>
      </w:r>
      <w:proofErr w:type="spellEnd"/>
      <w:r>
        <w:rPr>
          <w:color w:val="000000"/>
        </w:rPr>
        <w:t xml:space="preserve">, prueba a dejar dicho campo como </w:t>
      </w:r>
      <w:proofErr w:type="spellStart"/>
      <w:r>
        <w:rPr>
          <w:color w:val="000000"/>
        </w:rPr>
        <w:t>TextBox</w:t>
      </w:r>
      <w:proofErr w:type="spellEnd"/>
      <w:r>
        <w:rPr>
          <w:color w:val="000000"/>
        </w:rPr>
        <w:t>(TB) en el JSON ya que esto puede dar problemas por el momento.</w:t>
      </w:r>
    </w:p>
    <w:p w14:paraId="0FC647D9" w14:textId="77777777" w:rsidR="002507F4" w:rsidRDefault="002507F4" w:rsidP="002507F4">
      <w:pPr>
        <w:rPr>
          <w:color w:val="000000"/>
        </w:rPr>
      </w:pPr>
    </w:p>
    <w:p w14:paraId="230E268D" w14:textId="77777777" w:rsidR="002507F4" w:rsidRDefault="002507F4" w:rsidP="002507F4">
      <w:pPr>
        <w:rPr>
          <w:color w:val="000000"/>
        </w:rPr>
      </w:pPr>
    </w:p>
    <w:p w14:paraId="70E9B654" w14:textId="77777777" w:rsidR="002507F4" w:rsidRDefault="002507F4" w:rsidP="002507F4">
      <w:pPr>
        <w:rPr>
          <w:color w:val="000000"/>
        </w:rPr>
      </w:pPr>
    </w:p>
    <w:p w14:paraId="51049CD1" w14:textId="77777777" w:rsidR="002507F4" w:rsidRDefault="002507F4" w:rsidP="002507F4">
      <w:pPr>
        <w:rPr>
          <w:color w:val="000000"/>
        </w:rPr>
      </w:pPr>
    </w:p>
    <w:p w14:paraId="7A6952DD" w14:textId="77777777" w:rsidR="002507F4" w:rsidRDefault="002507F4" w:rsidP="002507F4">
      <w:pPr>
        <w:rPr>
          <w:color w:val="000000"/>
        </w:rPr>
      </w:pPr>
    </w:p>
    <w:p w14:paraId="3900D1C5" w14:textId="77777777" w:rsidR="002507F4" w:rsidRDefault="002507F4" w:rsidP="002507F4">
      <w:pPr>
        <w:rPr>
          <w:color w:val="000000"/>
        </w:rPr>
      </w:pPr>
    </w:p>
    <w:p w14:paraId="78E4A337" w14:textId="77777777" w:rsidR="002507F4" w:rsidRDefault="002507F4" w:rsidP="002507F4">
      <w:pPr>
        <w:pStyle w:val="Ttulo2"/>
      </w:pPr>
      <w:bookmarkStart w:id="19" w:name="_Toc42003152"/>
      <w:r>
        <w:t>JSON</w:t>
      </w:r>
      <w:bookmarkEnd w:id="19"/>
    </w:p>
    <w:p w14:paraId="765673AE" w14:textId="42B5FE5E" w:rsidR="002507F4" w:rsidRDefault="002507F4" w:rsidP="002507F4">
      <w:r>
        <w:t xml:space="preserve">Los ficheros JSON están en la carpeta C:\Rumbo\Configs. El orden en el que están escritos los datos en el JSON es el orden en el que se van a ver en el </w:t>
      </w:r>
      <w:proofErr w:type="spellStart"/>
      <w:r>
        <w:t>grid</w:t>
      </w:r>
      <w:proofErr w:type="spellEnd"/>
      <w:r>
        <w:t xml:space="preserve"> inicialmente. Algunos parámetros hacen referencia a la forma de los controles en el formulario </w:t>
      </w:r>
      <w:proofErr w:type="spellStart"/>
      <w:r>
        <w:t>SFDetalles</w:t>
      </w:r>
      <w:proofErr w:type="spellEnd"/>
      <w:r>
        <w:t xml:space="preserve"> (Donde el usuario edita, inserta o borra un registro) .  En nombre ponemos el nombre de la </w:t>
      </w:r>
      <w:proofErr w:type="spellStart"/>
      <w:r>
        <w:t>columna,el</w:t>
      </w:r>
      <w:proofErr w:type="spellEnd"/>
      <w:r>
        <w:t xml:space="preserve"> prefijo se añadirá dinámicamente, y en el </w:t>
      </w:r>
      <w:proofErr w:type="spellStart"/>
      <w:r>
        <w:t>from</w:t>
      </w:r>
      <w:proofErr w:type="spellEnd"/>
      <w:r>
        <w:t xml:space="preserve"> pondremos únicamente la tabla principal, el código añadirá </w:t>
      </w:r>
      <w:proofErr w:type="spellStart"/>
      <w:r>
        <w:t>Outer</w:t>
      </w:r>
      <w:proofErr w:type="spellEnd"/>
      <w:r>
        <w:t xml:space="preserve"> </w:t>
      </w:r>
      <w:proofErr w:type="spellStart"/>
      <w:r>
        <w:t>Joins</w:t>
      </w:r>
      <w:proofErr w:type="spellEnd"/>
      <w:r>
        <w:t xml:space="preserve"> automáticamente al </w:t>
      </w:r>
      <w:proofErr w:type="spellStart"/>
      <w:r>
        <w:t>from</w:t>
      </w:r>
      <w:proofErr w:type="spellEnd"/>
      <w:r>
        <w:t xml:space="preserve"> en tiempo de ejecución.</w:t>
      </w:r>
    </w:p>
    <w:p w14:paraId="6DA0E068"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BE8"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"Nombre"</w:t>
      </w:r>
      <w:r>
        <w:rPr>
          <w:rFonts w:ascii="Consolas" w:hAnsi="Consolas" w:cs="Consolas"/>
          <w:color w:val="000000"/>
          <w:sz w:val="19"/>
          <w:szCs w:val="19"/>
        </w:rPr>
        <w:t xml:space="preserve">: </w:t>
      </w:r>
      <w:r>
        <w:rPr>
          <w:rFonts w:ascii="Consolas" w:hAnsi="Consolas" w:cs="Consolas"/>
          <w:color w:val="A31515"/>
          <w:sz w:val="19"/>
          <w:szCs w:val="19"/>
        </w:rPr>
        <w:t>"IDFAMILIA"</w:t>
      </w:r>
      <w:r>
        <w:rPr>
          <w:rFonts w:ascii="Consolas" w:hAnsi="Consolas" w:cs="Consolas"/>
          <w:color w:val="000000"/>
          <w:sz w:val="19"/>
          <w:szCs w:val="19"/>
        </w:rPr>
        <w:t>,</w:t>
      </w:r>
    </w:p>
    <w:p w14:paraId="277A434D"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"Etiqueta"</w:t>
      </w:r>
      <w:r>
        <w:rPr>
          <w:rFonts w:ascii="Consolas" w:hAnsi="Consolas" w:cs="Consolas"/>
          <w:color w:val="000000"/>
          <w:sz w:val="19"/>
          <w:szCs w:val="19"/>
        </w:rPr>
        <w:t xml:space="preserve">: </w:t>
      </w:r>
      <w:r>
        <w:rPr>
          <w:rFonts w:ascii="Consolas" w:hAnsi="Consolas" w:cs="Consolas"/>
          <w:color w:val="A31515"/>
          <w:sz w:val="19"/>
          <w:szCs w:val="19"/>
        </w:rPr>
        <w:t>"Familia"</w:t>
      </w:r>
      <w:r>
        <w:rPr>
          <w:rFonts w:ascii="Consolas" w:hAnsi="Consolas" w:cs="Consolas"/>
          <w:color w:val="000000"/>
          <w:sz w:val="19"/>
          <w:szCs w:val="19"/>
        </w:rPr>
        <w:t>,</w:t>
      </w:r>
    </w:p>
    <w:p w14:paraId="1874A9A8"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EtiqIngles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Family</w:t>
      </w:r>
      <w:proofErr w:type="spellEnd"/>
      <w:r>
        <w:rPr>
          <w:rFonts w:ascii="Consolas" w:hAnsi="Consolas" w:cs="Consolas"/>
          <w:color w:val="A31515"/>
          <w:sz w:val="19"/>
          <w:szCs w:val="19"/>
        </w:rPr>
        <w:t>"</w:t>
      </w:r>
      <w:r>
        <w:rPr>
          <w:rFonts w:ascii="Consolas" w:hAnsi="Consolas" w:cs="Consolas"/>
          <w:color w:val="000000"/>
          <w:sz w:val="19"/>
          <w:szCs w:val="19"/>
        </w:rPr>
        <w:t>,</w:t>
      </w:r>
    </w:p>
    <w:p w14:paraId="4E9D4CD9"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"Tipo"</w:t>
      </w:r>
      <w:r>
        <w:rPr>
          <w:rFonts w:ascii="Consolas" w:hAnsi="Consolas" w:cs="Consolas"/>
          <w:color w:val="000000"/>
          <w:sz w:val="19"/>
          <w:szCs w:val="19"/>
        </w:rPr>
        <w:t xml:space="preserve">: </w:t>
      </w:r>
      <w:r>
        <w:rPr>
          <w:rFonts w:ascii="Consolas" w:hAnsi="Consolas" w:cs="Consolas"/>
          <w:color w:val="A31515"/>
          <w:sz w:val="19"/>
          <w:szCs w:val="19"/>
        </w:rPr>
        <w:t>"VARCHAR(10)"</w:t>
      </w:r>
      <w:r>
        <w:rPr>
          <w:rFonts w:ascii="Consolas" w:hAnsi="Consolas" w:cs="Consolas"/>
          <w:color w:val="000000"/>
          <w:sz w:val="19"/>
          <w:szCs w:val="19"/>
        </w:rPr>
        <w:t>,</w:t>
      </w:r>
    </w:p>
    <w:p w14:paraId="039A113A"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"Control"</w:t>
      </w:r>
      <w:r>
        <w:rPr>
          <w:rFonts w:ascii="Consolas" w:hAnsi="Consolas" w:cs="Consolas"/>
          <w:color w:val="000000"/>
          <w:sz w:val="19"/>
          <w:szCs w:val="19"/>
        </w:rPr>
        <w:t xml:space="preserve">: </w:t>
      </w:r>
      <w:r>
        <w:rPr>
          <w:rFonts w:ascii="Consolas" w:hAnsi="Consolas" w:cs="Consolas"/>
          <w:color w:val="A31515"/>
          <w:sz w:val="19"/>
          <w:szCs w:val="19"/>
        </w:rPr>
        <w:t>"TB"</w:t>
      </w:r>
      <w:r>
        <w:rPr>
          <w:rFonts w:ascii="Consolas" w:hAnsi="Consolas" w:cs="Consolas"/>
          <w:color w:val="000000"/>
          <w:sz w:val="19"/>
          <w:szCs w:val="19"/>
        </w:rPr>
        <w:t>,</w:t>
      </w:r>
    </w:p>
    <w:p w14:paraId="4893A33B"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EsPK</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2E9DB02"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EsModificable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083CDFE"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"Columna"</w:t>
      </w:r>
      <w:r>
        <w:rPr>
          <w:rFonts w:ascii="Consolas" w:hAnsi="Consolas" w:cs="Consolas"/>
          <w:color w:val="000000"/>
          <w:sz w:val="19"/>
          <w:szCs w:val="19"/>
        </w:rPr>
        <w:t>: 0,</w:t>
      </w:r>
    </w:p>
    <w:p w14:paraId="1B826331"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"Fila"</w:t>
      </w:r>
      <w:r>
        <w:rPr>
          <w:rFonts w:ascii="Consolas" w:hAnsi="Consolas" w:cs="Consolas"/>
          <w:color w:val="000000"/>
          <w:sz w:val="19"/>
          <w:szCs w:val="19"/>
        </w:rPr>
        <w:t>: 0,</w:t>
      </w:r>
    </w:p>
    <w:p w14:paraId="74240113"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"Ancho"</w:t>
      </w:r>
      <w:r>
        <w:rPr>
          <w:rFonts w:ascii="Consolas" w:hAnsi="Consolas" w:cs="Consolas"/>
          <w:color w:val="000000"/>
          <w:sz w:val="19"/>
          <w:szCs w:val="19"/>
        </w:rPr>
        <w:t>: 50,</w:t>
      </w:r>
    </w:p>
    <w:p w14:paraId="244A3189"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"Alto"</w:t>
      </w:r>
      <w:r>
        <w:rPr>
          <w:rFonts w:ascii="Consolas" w:hAnsi="Consolas" w:cs="Consolas"/>
          <w:color w:val="000000"/>
          <w:sz w:val="19"/>
          <w:szCs w:val="19"/>
        </w:rPr>
        <w:t>: 0</w:t>
      </w:r>
    </w:p>
    <w:p w14:paraId="4D5B2385"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      },</w:t>
      </w:r>
    </w:p>
    <w:p w14:paraId="3C6E7B7C" w14:textId="77777777" w:rsidR="002507F4" w:rsidRDefault="002507F4" w:rsidP="002507F4">
      <w:r>
        <w:t>Si algún campo es clave ajena hay que añadir esto al final de su definición en el JSON:</w:t>
      </w:r>
    </w:p>
    <w:p w14:paraId="7584198A" w14:textId="77777777" w:rsidR="002507F4" w:rsidRDefault="002507F4" w:rsidP="002507F4"/>
    <w:p w14:paraId="67D4A6A3" w14:textId="77777777" w:rsidR="002507F4" w:rsidRDefault="002507F4" w:rsidP="002507F4">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EsFK</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true</w:t>
      </w:r>
      <w:r>
        <w:rPr>
          <w:rFonts w:ascii="Consolas" w:eastAsia="Consolas" w:hAnsi="Consolas" w:cs="Consolas"/>
          <w:color w:val="000000"/>
          <w:sz w:val="19"/>
          <w:szCs w:val="19"/>
        </w:rPr>
        <w:t>,</w:t>
      </w:r>
    </w:p>
    <w:p w14:paraId="64099D72" w14:textId="77777777" w:rsidR="002507F4" w:rsidRDefault="002507F4" w:rsidP="002507F4">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CmbObject</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w:t>
      </w:r>
    </w:p>
    <w:p w14:paraId="5FE9FD46" w14:textId="77777777" w:rsidR="002507F4" w:rsidRDefault="002507F4" w:rsidP="002507F4">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TablaRelacionada</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"TBLRELACIONADA"</w:t>
      </w:r>
      <w:r>
        <w:rPr>
          <w:rFonts w:ascii="Consolas" w:eastAsia="Consolas" w:hAnsi="Consolas" w:cs="Consolas"/>
          <w:color w:val="000000"/>
          <w:sz w:val="19"/>
          <w:szCs w:val="19"/>
        </w:rPr>
        <w:t>,</w:t>
      </w:r>
    </w:p>
    <w:p w14:paraId="2EA63E9F" w14:textId="77777777" w:rsidR="002507F4" w:rsidRDefault="002507F4" w:rsidP="002507F4">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CampoRelacionado</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"CAMPORELACIONADO"</w:t>
      </w:r>
      <w:r>
        <w:rPr>
          <w:rFonts w:ascii="Consolas" w:eastAsia="Consolas" w:hAnsi="Consolas" w:cs="Consolas"/>
          <w:color w:val="000000"/>
          <w:sz w:val="19"/>
          <w:szCs w:val="19"/>
        </w:rPr>
        <w:t>,</w:t>
      </w:r>
    </w:p>
    <w:p w14:paraId="3ABD2B96" w14:textId="77777777" w:rsidR="002507F4" w:rsidRDefault="002507F4" w:rsidP="002507F4">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CampoMostrado</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"CAMPOAMOSTRAR"</w:t>
      </w:r>
      <w:r>
        <w:rPr>
          <w:rFonts w:ascii="Consolas" w:eastAsia="Consolas" w:hAnsi="Consolas" w:cs="Consolas"/>
          <w:color w:val="000000"/>
          <w:sz w:val="19"/>
          <w:szCs w:val="19"/>
        </w:rPr>
        <w:t>,</w:t>
      </w:r>
    </w:p>
    <w:p w14:paraId="063DDA75" w14:textId="77777777" w:rsidR="002507F4" w:rsidRDefault="002507F4" w:rsidP="002507F4">
      <w:pPr>
        <w:spacing w:after="0" w:line="240" w:lineRule="auto"/>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ValorDefecto</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"VALOR"</w:t>
      </w:r>
    </w:p>
    <w:p w14:paraId="0DF2807E" w14:textId="77777777" w:rsidR="002507F4" w:rsidRDefault="002507F4" w:rsidP="002507F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2B3807EA" w14:textId="77777777" w:rsidR="002507F4" w:rsidRPr="00287171" w:rsidRDefault="002507F4" w:rsidP="002507F4">
      <w:pPr>
        <w:rPr>
          <w:rFonts w:eastAsia="Consolas" w:cstheme="minorHAnsi"/>
          <w:color w:val="000000"/>
          <w:szCs w:val="19"/>
        </w:rPr>
      </w:pPr>
      <w:r w:rsidRPr="00287171">
        <w:rPr>
          <w:rFonts w:eastAsia="Consolas" w:cstheme="minorHAnsi"/>
          <w:color w:val="000000"/>
          <w:szCs w:val="19"/>
        </w:rPr>
        <w:t xml:space="preserve">Estos JSON los podemos formar de distinta manera según las </w:t>
      </w:r>
      <w:proofErr w:type="spellStart"/>
      <w:r w:rsidRPr="00287171">
        <w:rPr>
          <w:rFonts w:eastAsia="Consolas" w:cstheme="minorHAnsi"/>
          <w:color w:val="000000"/>
          <w:szCs w:val="19"/>
        </w:rPr>
        <w:t>necesidades,el</w:t>
      </w:r>
      <w:proofErr w:type="spellEnd"/>
      <w:r w:rsidRPr="00287171">
        <w:rPr>
          <w:rFonts w:eastAsia="Consolas" w:cstheme="minorHAnsi"/>
          <w:color w:val="000000"/>
          <w:szCs w:val="19"/>
        </w:rPr>
        <w:t xml:space="preserve"> esquema básico creado por Miguel </w:t>
      </w:r>
      <w:proofErr w:type="spellStart"/>
      <w:r w:rsidRPr="00287171">
        <w:rPr>
          <w:rFonts w:eastAsia="Consolas" w:cstheme="minorHAnsi"/>
          <w:color w:val="000000"/>
          <w:szCs w:val="19"/>
        </w:rPr>
        <w:t>Angel</w:t>
      </w:r>
      <w:proofErr w:type="spellEnd"/>
      <w:r w:rsidRPr="00287171">
        <w:rPr>
          <w:rFonts w:eastAsia="Consolas" w:cstheme="minorHAnsi"/>
          <w:color w:val="000000"/>
          <w:szCs w:val="19"/>
        </w:rPr>
        <w:t xml:space="preserve"> para los mantenimientos no permite </w:t>
      </w:r>
      <w:proofErr w:type="spellStart"/>
      <w:r w:rsidRPr="00287171">
        <w:rPr>
          <w:rFonts w:eastAsia="Consolas" w:cstheme="minorHAnsi"/>
          <w:color w:val="000000"/>
          <w:szCs w:val="19"/>
        </w:rPr>
        <w:t>mas</w:t>
      </w:r>
      <w:proofErr w:type="spellEnd"/>
      <w:r w:rsidRPr="00287171">
        <w:rPr>
          <w:rFonts w:eastAsia="Consolas" w:cstheme="minorHAnsi"/>
          <w:color w:val="000000"/>
          <w:szCs w:val="19"/>
        </w:rPr>
        <w:t xml:space="preserve"> de una columna añadida de otra </w:t>
      </w:r>
      <w:proofErr w:type="spellStart"/>
      <w:r w:rsidRPr="00287171">
        <w:rPr>
          <w:rFonts w:eastAsia="Consolas" w:cstheme="minorHAnsi"/>
          <w:color w:val="000000"/>
          <w:szCs w:val="19"/>
        </w:rPr>
        <w:t>tabla,para</w:t>
      </w:r>
      <w:proofErr w:type="spellEnd"/>
      <w:r w:rsidRPr="00287171">
        <w:rPr>
          <w:rFonts w:eastAsia="Consolas" w:cstheme="minorHAnsi"/>
          <w:color w:val="000000"/>
          <w:szCs w:val="19"/>
        </w:rPr>
        <w:t xml:space="preserve"> solventar esto usamos la misma estructura pero usándola distinto. Ejemplo:</w:t>
      </w:r>
    </w:p>
    <w:p w14:paraId="1F9460F2"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7DB97"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"Nombre"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lin.IDPEDIDOPRO</w:t>
      </w:r>
      <w:proofErr w:type="spellEnd"/>
      <w:r>
        <w:rPr>
          <w:rFonts w:ascii="Consolas" w:hAnsi="Consolas" w:cs="Consolas"/>
          <w:color w:val="A31515"/>
          <w:sz w:val="19"/>
          <w:szCs w:val="19"/>
        </w:rPr>
        <w:t>"</w:t>
      </w:r>
      <w:r>
        <w:rPr>
          <w:rFonts w:ascii="Consolas" w:hAnsi="Consolas" w:cs="Consolas"/>
          <w:color w:val="000000"/>
          <w:sz w:val="19"/>
          <w:szCs w:val="19"/>
        </w:rPr>
        <w:t>,</w:t>
      </w:r>
    </w:p>
    <w:p w14:paraId="378FE1C2"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"Etiqueta"</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25D4A845"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EtiqIngles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6A481BE8"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EsPK</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B638000"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EsModificable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3326F57"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EsVisible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p>
    <w:p w14:paraId="20E659D0"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      }</w:t>
      </w:r>
    </w:p>
    <w:p w14:paraId="4010480B" w14:textId="08A292B5" w:rsidR="002507F4" w:rsidRPr="00287171" w:rsidRDefault="002507F4" w:rsidP="002507F4">
      <w:pPr>
        <w:rPr>
          <w:rFonts w:cstheme="minorHAnsi"/>
          <w:color w:val="000000"/>
          <w:szCs w:val="19"/>
        </w:rPr>
      </w:pPr>
      <w:r w:rsidRPr="00287171">
        <w:rPr>
          <w:rFonts w:cstheme="minorHAnsi"/>
          <w:color w:val="000000"/>
          <w:szCs w:val="19"/>
        </w:rPr>
        <w:t xml:space="preserve">En este caso tenemos que especificar al prefijo de la tabla en la sección del nombre. Si la tabla no tiene operaciones de inserción/borrado/clonado entonces no son necesarias las etiquetas </w:t>
      </w:r>
      <w:proofErr w:type="spellStart"/>
      <w:r w:rsidRPr="00287171">
        <w:rPr>
          <w:rFonts w:cstheme="minorHAnsi"/>
          <w:color w:val="000000"/>
          <w:szCs w:val="19"/>
        </w:rPr>
        <w:t>Tipo,Control,Columna,Fila,Ancho</w:t>
      </w:r>
      <w:proofErr w:type="spellEnd"/>
      <w:r w:rsidRPr="00287171">
        <w:rPr>
          <w:rFonts w:cstheme="minorHAnsi"/>
          <w:color w:val="000000"/>
          <w:szCs w:val="19"/>
        </w:rPr>
        <w:t xml:space="preserve"> y </w:t>
      </w:r>
      <w:proofErr w:type="spellStart"/>
      <w:r w:rsidRPr="00287171">
        <w:rPr>
          <w:rFonts w:cstheme="minorHAnsi"/>
          <w:color w:val="000000"/>
          <w:szCs w:val="19"/>
        </w:rPr>
        <w:t>Alto,ya</w:t>
      </w:r>
      <w:proofErr w:type="spellEnd"/>
      <w:r w:rsidRPr="00287171">
        <w:rPr>
          <w:rFonts w:cstheme="minorHAnsi"/>
          <w:color w:val="000000"/>
          <w:szCs w:val="19"/>
        </w:rPr>
        <w:t xml:space="preserve"> que se utilizan para formar la pantalla de edición. Como estamos poniendo el prefijo explícitamente,</w:t>
      </w:r>
      <w:r>
        <w:rPr>
          <w:rFonts w:cstheme="minorHAnsi"/>
          <w:color w:val="000000"/>
          <w:szCs w:val="19"/>
        </w:rPr>
        <w:t xml:space="preserve"> </w:t>
      </w:r>
      <w:r w:rsidRPr="00287171">
        <w:rPr>
          <w:rFonts w:cstheme="minorHAnsi"/>
          <w:color w:val="000000"/>
          <w:szCs w:val="19"/>
        </w:rPr>
        <w:t xml:space="preserve">en el </w:t>
      </w:r>
      <w:proofErr w:type="spellStart"/>
      <w:r w:rsidRPr="00287171">
        <w:rPr>
          <w:rFonts w:cstheme="minorHAnsi"/>
          <w:color w:val="000000"/>
          <w:szCs w:val="19"/>
        </w:rPr>
        <w:t>from</w:t>
      </w:r>
      <w:proofErr w:type="spellEnd"/>
      <w:r w:rsidRPr="00287171">
        <w:rPr>
          <w:rFonts w:cstheme="minorHAnsi"/>
          <w:color w:val="000000"/>
          <w:szCs w:val="19"/>
        </w:rPr>
        <w:t xml:space="preserve"> tendremos </w:t>
      </w:r>
      <w:r>
        <w:rPr>
          <w:rFonts w:cstheme="minorHAnsi"/>
          <w:color w:val="000000"/>
          <w:szCs w:val="19"/>
        </w:rPr>
        <w:t xml:space="preserve">que declarar nosotros los alias </w:t>
      </w:r>
      <w:r w:rsidRPr="00287171">
        <w:rPr>
          <w:rFonts w:cstheme="minorHAnsi"/>
          <w:color w:val="000000"/>
          <w:szCs w:val="19"/>
        </w:rPr>
        <w:t xml:space="preserve">y añadir todos los </w:t>
      </w:r>
      <w:proofErr w:type="spellStart"/>
      <w:r w:rsidRPr="00287171">
        <w:rPr>
          <w:rFonts w:cstheme="minorHAnsi"/>
          <w:color w:val="000000"/>
          <w:szCs w:val="19"/>
        </w:rPr>
        <w:t>join</w:t>
      </w:r>
      <w:proofErr w:type="spellEnd"/>
      <w:r w:rsidRPr="00287171">
        <w:rPr>
          <w:rFonts w:cstheme="minorHAnsi"/>
          <w:color w:val="000000"/>
          <w:szCs w:val="19"/>
        </w:rPr>
        <w:t xml:space="preserve"> necesarios.</w:t>
      </w:r>
    </w:p>
    <w:p w14:paraId="4BA8B2C6" w14:textId="77777777" w:rsidR="002507F4" w:rsidRPr="00287171" w:rsidRDefault="002507F4" w:rsidP="002507F4">
      <w:pPr>
        <w:rPr>
          <w:rFonts w:cstheme="minorHAnsi"/>
          <w:color w:val="000000"/>
          <w:szCs w:val="19"/>
        </w:rPr>
      </w:pPr>
      <w:proofErr w:type="spellStart"/>
      <w:r w:rsidRPr="00287171">
        <w:rPr>
          <w:rFonts w:cstheme="minorHAnsi"/>
          <w:color w:val="000000"/>
          <w:szCs w:val="19"/>
        </w:rPr>
        <w:t>From</w:t>
      </w:r>
      <w:proofErr w:type="spellEnd"/>
      <w:r w:rsidRPr="00287171">
        <w:rPr>
          <w:rFonts w:cstheme="minorHAnsi"/>
          <w:color w:val="000000"/>
          <w:szCs w:val="19"/>
        </w:rPr>
        <w:t xml:space="preserve"> del ejemplo anterior:</w:t>
      </w:r>
    </w:p>
    <w:p w14:paraId="21DF3B89"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w:t>
      </w:r>
      <w:proofErr w:type="spellStart"/>
      <w:r>
        <w:rPr>
          <w:rFonts w:ascii="Consolas" w:hAnsi="Consolas" w:cs="Consolas"/>
          <w:color w:val="2E75B6"/>
          <w:sz w:val="19"/>
          <w:szCs w:val="19"/>
        </w:rPr>
        <w:t>From</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"TBLPEDIDOSPROLIN LIN INNER JOIN TBLARTICULOS art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lin.IDARTICULO</w:t>
      </w:r>
      <w:proofErr w:type="spellEnd"/>
      <w:r>
        <w:rPr>
          <w:rFonts w:ascii="Consolas" w:hAnsi="Consolas" w:cs="Consolas"/>
          <w:color w:val="A31515"/>
          <w:sz w:val="19"/>
          <w:szCs w:val="19"/>
        </w:rPr>
        <w:t>=</w:t>
      </w:r>
      <w:proofErr w:type="spellStart"/>
      <w:r>
        <w:rPr>
          <w:rFonts w:ascii="Consolas" w:hAnsi="Consolas" w:cs="Consolas"/>
          <w:color w:val="A31515"/>
          <w:sz w:val="19"/>
          <w:szCs w:val="19"/>
        </w:rPr>
        <w:t>art.IDARTICULO</w:t>
      </w:r>
      <w:proofErr w:type="spellEnd"/>
      <w:r>
        <w:rPr>
          <w:rFonts w:ascii="Consolas" w:hAnsi="Consolas" w:cs="Consolas"/>
          <w:color w:val="A31515"/>
          <w:sz w:val="19"/>
          <w:szCs w:val="19"/>
        </w:rPr>
        <w:t>"</w:t>
      </w:r>
      <w:r>
        <w:rPr>
          <w:rFonts w:ascii="Consolas" w:hAnsi="Consolas" w:cs="Consolas"/>
          <w:color w:val="000000"/>
          <w:sz w:val="19"/>
          <w:szCs w:val="19"/>
        </w:rPr>
        <w:t>,</w:t>
      </w:r>
    </w:p>
    <w:p w14:paraId="44BF00D6" w14:textId="77777777" w:rsidR="002507F4" w:rsidRDefault="002507F4" w:rsidP="002507F4">
      <w:pPr>
        <w:rPr>
          <w:color w:val="000000"/>
        </w:rPr>
      </w:pPr>
    </w:p>
    <w:p w14:paraId="5FE2D702" w14:textId="77777777" w:rsidR="002507F4" w:rsidRDefault="002507F4" w:rsidP="002507F4">
      <w:pPr>
        <w:rPr>
          <w:color w:val="000000"/>
        </w:rPr>
      </w:pPr>
    </w:p>
    <w:p w14:paraId="1C5F5CD8" w14:textId="77777777" w:rsidR="002507F4" w:rsidRDefault="002507F4" w:rsidP="002507F4">
      <w:pPr>
        <w:rPr>
          <w:color w:val="000000"/>
        </w:rPr>
      </w:pPr>
    </w:p>
    <w:p w14:paraId="588E74E2" w14:textId="4B98D021" w:rsidR="002507F4" w:rsidRPr="000E3931" w:rsidRDefault="002507F4" w:rsidP="002507F4">
      <w:pPr>
        <w:pStyle w:val="Ttulo2"/>
      </w:pPr>
      <w:bookmarkStart w:id="20" w:name="_Toc42003153"/>
      <w:proofErr w:type="spellStart"/>
      <w:r w:rsidRPr="000E3931">
        <w:t>UserControls</w:t>
      </w:r>
      <w:bookmarkEnd w:id="20"/>
      <w:proofErr w:type="spellEnd"/>
    </w:p>
    <w:p w14:paraId="3BC1AAE8" w14:textId="11797A47" w:rsidR="002507F4" w:rsidRDefault="002507F4" w:rsidP="002507F4">
      <w:r>
        <w:t xml:space="preserve">Los </w:t>
      </w:r>
      <w:proofErr w:type="spellStart"/>
      <w:r>
        <w:t>grids</w:t>
      </w:r>
      <w:proofErr w:type="spellEnd"/>
      <w:r>
        <w:t xml:space="preserve"> de la parte derecha de la pantalla son </w:t>
      </w:r>
      <w:proofErr w:type="spellStart"/>
      <w:r>
        <w:t>UserControls,esto</w:t>
      </w:r>
      <w:proofErr w:type="spellEnd"/>
      <w:r>
        <w:t xml:space="preserve"> es así porque originalmente los botones estaban en ese </w:t>
      </w:r>
      <w:proofErr w:type="spellStart"/>
      <w:r>
        <w:t>nivel,el</w:t>
      </w:r>
      <w:proofErr w:type="spellEnd"/>
      <w:r>
        <w:t xml:space="preserve"> </w:t>
      </w:r>
      <w:proofErr w:type="spellStart"/>
      <w:r>
        <w:t>UserControl</w:t>
      </w:r>
      <w:proofErr w:type="spellEnd"/>
      <w:r>
        <w:t xml:space="preserve"> era un </w:t>
      </w:r>
      <w:proofErr w:type="spellStart"/>
      <w:r>
        <w:t>grid</w:t>
      </w:r>
      <w:proofErr w:type="spellEnd"/>
      <w:r>
        <w:t xml:space="preserve"> junto con su fila de </w:t>
      </w:r>
      <w:proofErr w:type="spellStart"/>
      <w:r>
        <w:t>botones,posteriormente</w:t>
      </w:r>
      <w:proofErr w:type="spellEnd"/>
      <w:r>
        <w:t xml:space="preserve"> los botones se pusieron en la barra superior de la pantalla </w:t>
      </w:r>
      <w:proofErr w:type="spellStart"/>
      <w:r>
        <w:t>principal,por</w:t>
      </w:r>
      <w:proofErr w:type="spellEnd"/>
      <w:r>
        <w:t xml:space="preserve"> lo que ahora los </w:t>
      </w:r>
      <w:proofErr w:type="spellStart"/>
      <w:r>
        <w:t>UserControls</w:t>
      </w:r>
      <w:proofErr w:type="spellEnd"/>
      <w:r>
        <w:t xml:space="preserve"> son simplemente </w:t>
      </w:r>
      <w:proofErr w:type="spellStart"/>
      <w:r>
        <w:t>grids,pero</w:t>
      </w:r>
      <w:proofErr w:type="spellEnd"/>
      <w:r>
        <w:t xml:space="preserve"> se ha mantenido la estructura anterior. Para utilizar los botones de la pantalla principal sobre operaciones con el </w:t>
      </w:r>
      <w:proofErr w:type="spellStart"/>
      <w:r>
        <w:t>grid</w:t>
      </w:r>
      <w:proofErr w:type="spellEnd"/>
      <w:r>
        <w:t xml:space="preserve"> lo que hacemos es reenviar los </w:t>
      </w:r>
      <w:proofErr w:type="spellStart"/>
      <w:r>
        <w:t>eventos,es</w:t>
      </w:r>
      <w:proofErr w:type="spellEnd"/>
      <w:r>
        <w:t xml:space="preserve"> decir si salta el evento de que se quieren borrar los filtros del </w:t>
      </w:r>
      <w:proofErr w:type="spellStart"/>
      <w:r>
        <w:t>grid,en</w:t>
      </w:r>
      <w:proofErr w:type="spellEnd"/>
      <w:r>
        <w:t xml:space="preserve"> el método reenviamos ese evento al método que declaramos en el control.</w:t>
      </w:r>
    </w:p>
    <w:p w14:paraId="1E09D8E9" w14:textId="7AD329D3" w:rsidR="002507F4" w:rsidRDefault="002507F4" w:rsidP="002507F4">
      <w:r>
        <w:t>Ejemplo:</w:t>
      </w:r>
    </w:p>
    <w:p w14:paraId="44EC48C0" w14:textId="3F52ADDC" w:rsidR="002507F4" w:rsidRDefault="002507F4" w:rsidP="002507F4">
      <w:r>
        <w:rPr>
          <w:noProof/>
          <w:lang w:eastAsia="es-ES"/>
        </w:rPr>
        <w:drawing>
          <wp:inline distT="0" distB="0" distL="0" distR="0" wp14:anchorId="76B0394A" wp14:editId="6192C437">
            <wp:extent cx="5400040" cy="27108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10815"/>
                    </a:xfrm>
                    <a:prstGeom prst="rect">
                      <a:avLst/>
                    </a:prstGeom>
                  </pic:spPr>
                </pic:pic>
              </a:graphicData>
            </a:graphic>
          </wp:inline>
        </w:drawing>
      </w:r>
    </w:p>
    <w:p w14:paraId="0D9DFBB9" w14:textId="00CEA594" w:rsidR="002507F4" w:rsidRPr="00E95636" w:rsidRDefault="002507F4" w:rsidP="002507F4">
      <w:pPr>
        <w:pStyle w:val="Ttulo2"/>
      </w:pPr>
      <w:bookmarkStart w:id="21" w:name="_Toc42003154"/>
      <w:r w:rsidRPr="00E95636">
        <w:t>Crear Botones</w:t>
      </w:r>
      <w:bookmarkEnd w:id="21"/>
    </w:p>
    <w:p w14:paraId="1F13F053" w14:textId="5647D53D" w:rsidR="002507F4" w:rsidRDefault="002507F4" w:rsidP="002507F4">
      <w:r>
        <w:t xml:space="preserve">Pulsamos </w:t>
      </w:r>
      <w:proofErr w:type="spellStart"/>
      <w:r>
        <w:t>click</w:t>
      </w:r>
      <w:proofErr w:type="spellEnd"/>
      <w:r>
        <w:t xml:space="preserve"> derecho sobre el proyecto y vamos a </w:t>
      </w:r>
      <w:proofErr w:type="spellStart"/>
      <w:r>
        <w:t>propiedades,esto</w:t>
      </w:r>
      <w:proofErr w:type="spellEnd"/>
      <w:r>
        <w:t xml:space="preserve"> nos llevará a la pantalla de recursos. Añadimos un nuevo recurso con la imagen del </w:t>
      </w:r>
      <w:proofErr w:type="spellStart"/>
      <w:r>
        <w:t>botón,luego</w:t>
      </w:r>
      <w:proofErr w:type="spellEnd"/>
      <w:r>
        <w:t xml:space="preserve"> desde el diseñador arrastramos un </w:t>
      </w:r>
      <w:proofErr w:type="spellStart"/>
      <w:r>
        <w:t>RadButton</w:t>
      </w:r>
      <w:proofErr w:type="spellEnd"/>
      <w:r>
        <w:t xml:space="preserve"> al formulario y lo posicionamos. Si pulsamos </w:t>
      </w:r>
      <w:proofErr w:type="spellStart"/>
      <w:r>
        <w:t>click</w:t>
      </w:r>
      <w:proofErr w:type="spellEnd"/>
      <w:r>
        <w:t xml:space="preserve"> derecho podremos acceder a las propiedades del control y cambiar su “</w:t>
      </w:r>
      <w:proofErr w:type="spellStart"/>
      <w:r>
        <w:t>Image</w:t>
      </w:r>
      <w:proofErr w:type="spellEnd"/>
      <w:r>
        <w:t xml:space="preserve">” por la que hemos </w:t>
      </w:r>
      <w:proofErr w:type="spellStart"/>
      <w:r>
        <w:t>subido,así</w:t>
      </w:r>
      <w:proofErr w:type="spellEnd"/>
      <w:r>
        <w:t xml:space="preserve"> como cambiar su </w:t>
      </w:r>
      <w:proofErr w:type="spellStart"/>
      <w:r>
        <w:t>ImageAlignment</w:t>
      </w:r>
      <w:proofErr w:type="spellEnd"/>
      <w:r>
        <w:t xml:space="preserve"> y </w:t>
      </w:r>
      <w:proofErr w:type="spellStart"/>
      <w:r>
        <w:t>TextAlignment</w:t>
      </w:r>
      <w:proofErr w:type="spellEnd"/>
      <w:r>
        <w:t xml:space="preserve"> para que estos no se solapen.</w:t>
      </w:r>
    </w:p>
    <w:p w14:paraId="6E8FE3A3" w14:textId="69C4AD73" w:rsidR="002507F4" w:rsidRPr="000E3931" w:rsidRDefault="002507F4" w:rsidP="002507F4">
      <w:pPr>
        <w:pStyle w:val="Ttulo2"/>
      </w:pPr>
      <w:bookmarkStart w:id="22" w:name="_Toc42003155"/>
      <w:proofErr w:type="spellStart"/>
      <w:r w:rsidRPr="000E3931">
        <w:t>VirtualGrid</w:t>
      </w:r>
      <w:proofErr w:type="spellEnd"/>
      <w:r w:rsidRPr="000E3931">
        <w:t xml:space="preserve"> y </w:t>
      </w:r>
      <w:proofErr w:type="spellStart"/>
      <w:r w:rsidRPr="000E3931">
        <w:t>GridView</w:t>
      </w:r>
      <w:bookmarkEnd w:id="22"/>
      <w:proofErr w:type="spellEnd"/>
    </w:p>
    <w:p w14:paraId="211CD283" w14:textId="362F6C86" w:rsidR="002507F4" w:rsidRDefault="002507F4" w:rsidP="002507F4">
      <w:r>
        <w:t xml:space="preserve">En el programa se utilizan 2 tipos de </w:t>
      </w:r>
      <w:proofErr w:type="spellStart"/>
      <w:r>
        <w:t>grid,el</w:t>
      </w:r>
      <w:proofErr w:type="spellEnd"/>
      <w:r>
        <w:t xml:space="preserve"> virtual </w:t>
      </w:r>
      <w:proofErr w:type="spellStart"/>
      <w:r>
        <w:t>grid</w:t>
      </w:r>
      <w:proofErr w:type="spellEnd"/>
      <w:r>
        <w:t xml:space="preserve"> y el </w:t>
      </w:r>
      <w:proofErr w:type="spellStart"/>
      <w:r>
        <w:t>grid</w:t>
      </w:r>
      <w:proofErr w:type="spellEnd"/>
      <w:r>
        <w:t xml:space="preserve"> </w:t>
      </w:r>
      <w:proofErr w:type="spellStart"/>
      <w:r>
        <w:t>view,la</w:t>
      </w:r>
      <w:proofErr w:type="spellEnd"/>
      <w:r>
        <w:t xml:space="preserve"> principal diferencia es que el </w:t>
      </w:r>
      <w:proofErr w:type="spellStart"/>
      <w:r>
        <w:t>VirtualGrid</w:t>
      </w:r>
      <w:proofErr w:type="spellEnd"/>
      <w:r>
        <w:t xml:space="preserve"> está pensado para mostrar una gran cantidad de datos de manera </w:t>
      </w:r>
      <w:proofErr w:type="spellStart"/>
      <w:r>
        <w:lastRenderedPageBreak/>
        <w:t>rápida,este</w:t>
      </w:r>
      <w:proofErr w:type="spellEnd"/>
      <w:r>
        <w:t xml:space="preserve"> </w:t>
      </w:r>
      <w:proofErr w:type="spellStart"/>
      <w:r>
        <w:t>grid</w:t>
      </w:r>
      <w:proofErr w:type="spellEnd"/>
      <w:r>
        <w:t xml:space="preserve"> no tiene guardados todos los datos que </w:t>
      </w:r>
      <w:proofErr w:type="spellStart"/>
      <w:r>
        <w:t>muestra,si</w:t>
      </w:r>
      <w:proofErr w:type="spellEnd"/>
      <w:r>
        <w:t xml:space="preserve"> no que los pide tras cada operación de cambio de </w:t>
      </w:r>
      <w:proofErr w:type="spellStart"/>
      <w:r>
        <w:t>pagina,cambio</w:t>
      </w:r>
      <w:proofErr w:type="spellEnd"/>
      <w:r>
        <w:t xml:space="preserve"> de filtro o de ordenación.</w:t>
      </w:r>
    </w:p>
    <w:p w14:paraId="1CC7C078" w14:textId="6793D00E" w:rsidR="002507F4" w:rsidRDefault="002507F4" w:rsidP="002507F4">
      <w:r>
        <w:t xml:space="preserve">El virtual </w:t>
      </w:r>
      <w:proofErr w:type="spellStart"/>
      <w:r>
        <w:t>grid</w:t>
      </w:r>
      <w:proofErr w:type="spellEnd"/>
      <w:r>
        <w:t xml:space="preserve"> necesita el evento </w:t>
      </w:r>
      <w:proofErr w:type="spellStart"/>
      <w:r>
        <w:t>CellValueNeeded,que</w:t>
      </w:r>
      <w:proofErr w:type="spellEnd"/>
      <w:r>
        <w:t xml:space="preserve"> le dice como rellenar las celdas. Para rellenar estas celdas almacenaremos los datos JSON y los asignaremos celda por celda en este evento. </w:t>
      </w:r>
      <w:proofErr w:type="spellStart"/>
      <w:r>
        <w:t>Tambien</w:t>
      </w:r>
      <w:proofErr w:type="spellEnd"/>
      <w:r>
        <w:t xml:space="preserve"> es en este evento donde pondremos los nombres de las columnas.</w:t>
      </w:r>
    </w:p>
    <w:p w14:paraId="6DD0C201" w14:textId="1CCC6765" w:rsidR="002507F4" w:rsidRDefault="002507F4" w:rsidP="002507F4">
      <w:r>
        <w:t xml:space="preserve">El </w:t>
      </w:r>
      <w:proofErr w:type="spellStart"/>
      <w:r>
        <w:t>grid</w:t>
      </w:r>
      <w:proofErr w:type="spellEnd"/>
      <w:r>
        <w:t xml:space="preserve"> </w:t>
      </w:r>
      <w:proofErr w:type="spellStart"/>
      <w:r>
        <w:t>view</w:t>
      </w:r>
      <w:proofErr w:type="spellEnd"/>
      <w:r>
        <w:t xml:space="preserve"> por su lado necesita que le den directamente todos los datos que vaya a </w:t>
      </w:r>
      <w:proofErr w:type="spellStart"/>
      <w:r>
        <w:t>mostrar,para</w:t>
      </w:r>
      <w:proofErr w:type="spellEnd"/>
      <w:r>
        <w:t xml:space="preserve"> ello llenamos una estructura de </w:t>
      </w:r>
      <w:proofErr w:type="spellStart"/>
      <w:r>
        <w:t>datos,por</w:t>
      </w:r>
      <w:proofErr w:type="spellEnd"/>
      <w:r>
        <w:t xml:space="preserve"> ejemplo un </w:t>
      </w:r>
      <w:proofErr w:type="spellStart"/>
      <w:r>
        <w:t>DataTable</w:t>
      </w:r>
      <w:proofErr w:type="spellEnd"/>
      <w:r>
        <w:t xml:space="preserve"> y se lo asignamos a su propiedad “</w:t>
      </w:r>
      <w:proofErr w:type="spellStart"/>
      <w:r>
        <w:t>DataSource</w:t>
      </w:r>
      <w:proofErr w:type="spellEnd"/>
      <w:r>
        <w:t xml:space="preserve">”. El </w:t>
      </w:r>
      <w:proofErr w:type="spellStart"/>
      <w:r>
        <w:t>grid</w:t>
      </w:r>
      <w:proofErr w:type="spellEnd"/>
      <w:r>
        <w:t xml:space="preserve"> </w:t>
      </w:r>
      <w:proofErr w:type="spellStart"/>
      <w:r>
        <w:t>view</w:t>
      </w:r>
      <w:proofErr w:type="spellEnd"/>
      <w:r>
        <w:t xml:space="preserve"> realiza de manera automática la </w:t>
      </w:r>
      <w:proofErr w:type="spellStart"/>
      <w:r>
        <w:t>paginación,filtrado</w:t>
      </w:r>
      <w:proofErr w:type="spellEnd"/>
      <w:r>
        <w:t xml:space="preserve"> y </w:t>
      </w:r>
      <w:proofErr w:type="spellStart"/>
      <w:r>
        <w:t>ordenación,lo</w:t>
      </w:r>
      <w:proofErr w:type="spellEnd"/>
      <w:r>
        <w:t xml:space="preserve"> único que debemos decirle es que los active. El </w:t>
      </w:r>
      <w:proofErr w:type="spellStart"/>
      <w:r>
        <w:t>grid</w:t>
      </w:r>
      <w:proofErr w:type="spellEnd"/>
      <w:r>
        <w:t xml:space="preserve"> </w:t>
      </w:r>
      <w:proofErr w:type="spellStart"/>
      <w:r>
        <w:t>view</w:t>
      </w:r>
      <w:proofErr w:type="spellEnd"/>
      <w:r>
        <w:t xml:space="preserve"> nos permite entre otras cosas añadir una barra de búsqueda y crear agrupaciones de registros.</w:t>
      </w:r>
    </w:p>
    <w:p w14:paraId="048EE814" w14:textId="77777777" w:rsidR="002507F4" w:rsidRPr="00DB4B16" w:rsidRDefault="002507F4" w:rsidP="002507F4">
      <w:pPr>
        <w:pStyle w:val="Ttulo2"/>
      </w:pPr>
      <w:bookmarkStart w:id="23" w:name="_Toc42003156"/>
      <w:r>
        <w:t xml:space="preserve">Operaciones específicas en </w:t>
      </w:r>
      <w:proofErr w:type="spellStart"/>
      <w:r>
        <w:t>VirtualGrid</w:t>
      </w:r>
      <w:bookmarkEnd w:id="23"/>
      <w:proofErr w:type="spellEnd"/>
    </w:p>
    <w:p w14:paraId="5DCB27AF" w14:textId="5D4197DC" w:rsidR="002507F4" w:rsidRDefault="002507F4" w:rsidP="002507F4">
      <w:r>
        <w:t xml:space="preserve">El </w:t>
      </w:r>
      <w:proofErr w:type="spellStart"/>
      <w:r>
        <w:t>grid</w:t>
      </w:r>
      <w:proofErr w:type="spellEnd"/>
      <w:r>
        <w:t xml:space="preserve"> se carga en su </w:t>
      </w:r>
      <w:proofErr w:type="spellStart"/>
      <w:r>
        <w:t>CellValueNeeded,en</w:t>
      </w:r>
      <w:proofErr w:type="spellEnd"/>
      <w:r>
        <w:t xml:space="preserve"> este evento es donde se especifica el contenido de cada celda del </w:t>
      </w:r>
      <w:proofErr w:type="spellStart"/>
      <w:r>
        <w:t>VirtualGrid,debemos</w:t>
      </w:r>
      <w:proofErr w:type="spellEnd"/>
      <w:r>
        <w:t xml:space="preserve"> de haber recogido los datos con anterioridad. Comprobamos en que celda nos </w:t>
      </w:r>
      <w:proofErr w:type="spellStart"/>
      <w:r>
        <w:t>encontramos,en</w:t>
      </w:r>
      <w:proofErr w:type="spellEnd"/>
      <w:r>
        <w:t xml:space="preserve"> caso de encontrarnos en la cabecera del </w:t>
      </w:r>
      <w:proofErr w:type="spellStart"/>
      <w:r>
        <w:t>grid,le</w:t>
      </w:r>
      <w:proofErr w:type="spellEnd"/>
      <w:r>
        <w:t xml:space="preserve"> pasaremos el nombre de la columna mediante el campo “Etiqueta” del esquema. En caso de que sea una celda le pasamos la información correspondiente a esa celda.</w:t>
      </w:r>
    </w:p>
    <w:p w14:paraId="590DE2D4" w14:textId="61E4B1A7" w:rsidR="002507F4" w:rsidRDefault="002507F4" w:rsidP="002507F4">
      <w:r>
        <w:rPr>
          <w:noProof/>
          <w:lang w:eastAsia="es-ES"/>
        </w:rPr>
        <w:drawing>
          <wp:inline distT="0" distB="0" distL="0" distR="0" wp14:anchorId="567E6764" wp14:editId="4A51595E">
            <wp:extent cx="5400040" cy="29375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37510"/>
                    </a:xfrm>
                    <a:prstGeom prst="rect">
                      <a:avLst/>
                    </a:prstGeom>
                  </pic:spPr>
                </pic:pic>
              </a:graphicData>
            </a:graphic>
          </wp:inline>
        </w:drawing>
      </w:r>
    </w:p>
    <w:p w14:paraId="386BBCF2" w14:textId="4071AFF1" w:rsidR="002507F4" w:rsidRDefault="002507F4" w:rsidP="002507F4">
      <w:proofErr w:type="spellStart"/>
      <w:r>
        <w:t>Tambien</w:t>
      </w:r>
      <w:proofErr w:type="spellEnd"/>
      <w:r>
        <w:t xml:space="preserve"> necesitaremos métodos para la </w:t>
      </w:r>
      <w:proofErr w:type="spellStart"/>
      <w:r>
        <w:t>ordenación,fltrado</w:t>
      </w:r>
      <w:proofErr w:type="spellEnd"/>
      <w:r>
        <w:t xml:space="preserve"> y </w:t>
      </w:r>
      <w:proofErr w:type="spellStart"/>
      <w:r>
        <w:t>paginación,en</w:t>
      </w:r>
      <w:proofErr w:type="spellEnd"/>
      <w:r>
        <w:t xml:space="preserve"> estos métodos simplemente llamaremos a la función </w:t>
      </w:r>
      <w:proofErr w:type="spellStart"/>
      <w:r>
        <w:t>RefreshData,en</w:t>
      </w:r>
      <w:proofErr w:type="spellEnd"/>
      <w:r>
        <w:t xml:space="preserve"> la cual volveremos a pedir los </w:t>
      </w:r>
      <w:proofErr w:type="spellStart"/>
      <w:r>
        <w:t>datos,pero</w:t>
      </w:r>
      <w:proofErr w:type="spellEnd"/>
      <w:r>
        <w:t xml:space="preserve"> esta vez con la paginación/filtro/ordenación nuevos.</w:t>
      </w:r>
    </w:p>
    <w:p w14:paraId="3D8B4CBE" w14:textId="77777777" w:rsidR="002507F4" w:rsidRDefault="002507F4" w:rsidP="002507F4">
      <w:r>
        <w:rPr>
          <w:noProof/>
          <w:lang w:eastAsia="es-ES"/>
        </w:rPr>
        <w:lastRenderedPageBreak/>
        <w:drawing>
          <wp:inline distT="0" distB="0" distL="0" distR="0" wp14:anchorId="2DDE5686" wp14:editId="45AA1152">
            <wp:extent cx="5400040" cy="34499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49955"/>
                    </a:xfrm>
                    <a:prstGeom prst="rect">
                      <a:avLst/>
                    </a:prstGeom>
                  </pic:spPr>
                </pic:pic>
              </a:graphicData>
            </a:graphic>
          </wp:inline>
        </w:drawing>
      </w:r>
    </w:p>
    <w:p w14:paraId="240BDB02" w14:textId="77777777" w:rsidR="002507F4" w:rsidRDefault="002507F4" w:rsidP="002507F4"/>
    <w:p w14:paraId="75DDA83A" w14:textId="77777777" w:rsidR="002507F4" w:rsidRPr="003C1849" w:rsidRDefault="002507F4" w:rsidP="002507F4">
      <w:pPr>
        <w:pStyle w:val="Ttulo2"/>
      </w:pPr>
      <w:bookmarkStart w:id="24" w:name="_Toc42003157"/>
      <w:r w:rsidRPr="003C1849">
        <w:t>Operaciones espec</w:t>
      </w:r>
      <w:r>
        <w:t>í</w:t>
      </w:r>
      <w:r w:rsidRPr="003C1849">
        <w:t>ficas</w:t>
      </w:r>
      <w:r>
        <w:t xml:space="preserve"> en</w:t>
      </w:r>
      <w:r w:rsidRPr="003C1849">
        <w:t xml:space="preserve"> </w:t>
      </w:r>
      <w:proofErr w:type="spellStart"/>
      <w:r w:rsidRPr="003C1849">
        <w:t>GridView</w:t>
      </w:r>
      <w:bookmarkEnd w:id="24"/>
      <w:proofErr w:type="spellEnd"/>
    </w:p>
    <w:p w14:paraId="2B2A28FC" w14:textId="713563D0" w:rsidR="002507F4" w:rsidRDefault="002507F4" w:rsidP="002507F4">
      <w:r>
        <w:t xml:space="preserve">El </w:t>
      </w:r>
      <w:proofErr w:type="spellStart"/>
      <w:r>
        <w:t>GridView</w:t>
      </w:r>
      <w:proofErr w:type="spellEnd"/>
      <w:r>
        <w:t xml:space="preserve"> es un control </w:t>
      </w:r>
      <w:proofErr w:type="spellStart"/>
      <w:r>
        <w:t>mas</w:t>
      </w:r>
      <w:proofErr w:type="spellEnd"/>
      <w:r>
        <w:t xml:space="preserve"> sencillo a la hora de </w:t>
      </w:r>
      <w:proofErr w:type="spellStart"/>
      <w:r>
        <w:t>programar,por</w:t>
      </w:r>
      <w:proofErr w:type="spellEnd"/>
      <w:r>
        <w:t xml:space="preserve"> un lado le tenemos que dar sus datos en su propiedad </w:t>
      </w:r>
      <w:proofErr w:type="spellStart"/>
      <w:r>
        <w:t>DataSource</w:t>
      </w:r>
      <w:proofErr w:type="spellEnd"/>
      <w:r>
        <w:t>. También deberemos de activar las funcionalidades que queramos las cuales se ejecutaran automáticamente sin necesidad de capturar los eventos. Algunas de estas características activar son:</w:t>
      </w:r>
    </w:p>
    <w:p w14:paraId="73D5EEC1" w14:textId="1D80409E" w:rsidR="002507F4" w:rsidRDefault="002507F4" w:rsidP="002507F4">
      <w:r w:rsidRPr="003C1849">
        <w:rPr>
          <w:noProof/>
          <w:u w:val="single"/>
          <w:lang w:eastAsia="es-ES"/>
        </w:rPr>
        <w:lastRenderedPageBreak/>
        <w:drawing>
          <wp:inline distT="0" distB="0" distL="0" distR="0" wp14:anchorId="28674AEF" wp14:editId="1DB28BFE">
            <wp:extent cx="5086350" cy="4038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4038600"/>
                    </a:xfrm>
                    <a:prstGeom prst="rect">
                      <a:avLst/>
                    </a:prstGeom>
                  </pic:spPr>
                </pic:pic>
              </a:graphicData>
            </a:graphic>
          </wp:inline>
        </w:drawing>
      </w:r>
    </w:p>
    <w:p w14:paraId="48DC0ABB" w14:textId="28D8D3E1" w:rsidR="002507F4" w:rsidRPr="00345EB8" w:rsidRDefault="002507F4" w:rsidP="002507F4">
      <w:pPr>
        <w:pStyle w:val="Ttulo2"/>
      </w:pPr>
      <w:bookmarkStart w:id="25" w:name="_Toc42003158"/>
      <w:proofErr w:type="spellStart"/>
      <w:r w:rsidRPr="00345EB8">
        <w:t>WaitingBar</w:t>
      </w:r>
      <w:proofErr w:type="spellEnd"/>
      <w:r w:rsidRPr="00345EB8">
        <w:t xml:space="preserve"> y </w:t>
      </w:r>
      <w:proofErr w:type="spellStart"/>
      <w:r w:rsidRPr="00345EB8">
        <w:t>BackgroundWorkers</w:t>
      </w:r>
      <w:bookmarkEnd w:id="25"/>
      <w:proofErr w:type="spellEnd"/>
    </w:p>
    <w:p w14:paraId="3C9485AB" w14:textId="3D0C608C" w:rsidR="002507F4" w:rsidRDefault="002507F4" w:rsidP="002507F4">
      <w:r>
        <w:t xml:space="preserve">En algunos formularios debemos mostrar una barra de progreso mientras se espera ya que tardan en recoger los datos. Para esto </w:t>
      </w:r>
      <w:proofErr w:type="spellStart"/>
      <w:r>
        <w:t>Telerik</w:t>
      </w:r>
      <w:proofErr w:type="spellEnd"/>
      <w:r>
        <w:t xml:space="preserve"> dispone del control </w:t>
      </w:r>
      <w:proofErr w:type="spellStart"/>
      <w:r>
        <w:t>RadWaitingBar,que</w:t>
      </w:r>
      <w:proofErr w:type="spellEnd"/>
      <w:r>
        <w:t xml:space="preserve"> se puede asociar a cualquier control de </w:t>
      </w:r>
      <w:proofErr w:type="spellStart"/>
      <w:r>
        <w:t>Telerik</w:t>
      </w:r>
      <w:proofErr w:type="spellEnd"/>
      <w:r>
        <w:t xml:space="preserve">. El problema es que esta barra no se puede utilizar en el mismo hilo en el que estamos cargando los </w:t>
      </w:r>
      <w:proofErr w:type="spellStart"/>
      <w:r>
        <w:t>datos,ya</w:t>
      </w:r>
      <w:proofErr w:type="spellEnd"/>
      <w:r>
        <w:t xml:space="preserve"> que al empezar la ejecución la barra se queda paralizada, para esto utilizamos los </w:t>
      </w:r>
      <w:proofErr w:type="spellStart"/>
      <w:r>
        <w:t>BackgroundWorker,lo</w:t>
      </w:r>
      <w:proofErr w:type="spellEnd"/>
      <w:r>
        <w:t xml:space="preserve"> cual es simplemente una manera de gestionar hilos en C#. El </w:t>
      </w:r>
      <w:proofErr w:type="spellStart"/>
      <w:r>
        <w:t>background</w:t>
      </w:r>
      <w:proofErr w:type="spellEnd"/>
      <w:r>
        <w:t xml:space="preserve"> </w:t>
      </w:r>
      <w:proofErr w:type="spellStart"/>
      <w:r>
        <w:t>worker</w:t>
      </w:r>
      <w:proofErr w:type="spellEnd"/>
      <w:r>
        <w:t xml:space="preserve"> se encargará de ejecutar lo que esté en su método </w:t>
      </w:r>
      <w:proofErr w:type="spellStart"/>
      <w:r>
        <w:t>DoWork</w:t>
      </w:r>
      <w:proofErr w:type="spellEnd"/>
      <w:r>
        <w:t xml:space="preserve">() en otro </w:t>
      </w:r>
      <w:proofErr w:type="spellStart"/>
      <w:r>
        <w:t>hilo,cuando</w:t>
      </w:r>
      <w:proofErr w:type="spellEnd"/>
      <w:r>
        <w:t xml:space="preserve"> termine volverá al hilo principal y ejecutará lo que haya en su método </w:t>
      </w:r>
      <w:proofErr w:type="spellStart"/>
      <w:r>
        <w:t>BackgroundWorkerCompleted</w:t>
      </w:r>
      <w:proofErr w:type="spellEnd"/>
      <w:r>
        <w:t xml:space="preserve">. Lo que hacemos es crear el </w:t>
      </w:r>
      <w:proofErr w:type="spellStart"/>
      <w:r>
        <w:t>background</w:t>
      </w:r>
      <w:proofErr w:type="spellEnd"/>
      <w:r>
        <w:t xml:space="preserve"> </w:t>
      </w:r>
      <w:proofErr w:type="spellStart"/>
      <w:r>
        <w:t>worker</w:t>
      </w:r>
      <w:proofErr w:type="spellEnd"/>
      <w:r>
        <w:t xml:space="preserve"> y en su método </w:t>
      </w:r>
      <w:proofErr w:type="spellStart"/>
      <w:r>
        <w:t>DoWork</w:t>
      </w:r>
      <w:proofErr w:type="spellEnd"/>
      <w:r>
        <w:t xml:space="preserve"> hacemos las llamadas a SQL para recoger los datos. Luego en el método </w:t>
      </w:r>
      <w:proofErr w:type="spellStart"/>
      <w:r>
        <w:t>BackgroundWorkerCompleted</w:t>
      </w:r>
      <w:proofErr w:type="spellEnd"/>
      <w:r>
        <w:t xml:space="preserve"> le añadimos estos datos al </w:t>
      </w:r>
      <w:proofErr w:type="spellStart"/>
      <w:r>
        <w:t>grid</w:t>
      </w:r>
      <w:proofErr w:type="spellEnd"/>
      <w:r>
        <w:t xml:space="preserve"> (</w:t>
      </w:r>
      <w:proofErr w:type="spellStart"/>
      <w:r>
        <w:t>grid.DataSource</w:t>
      </w:r>
      <w:proofErr w:type="spellEnd"/>
      <w:r>
        <w:t xml:space="preserve">=datos) y asignamos cualquier propiedad que sea </w:t>
      </w:r>
      <w:proofErr w:type="spellStart"/>
      <w:r>
        <w:t>necesaria,cuando</w:t>
      </w:r>
      <w:proofErr w:type="spellEnd"/>
      <w:r>
        <w:t xml:space="preserve"> ya haya acabado todo lo que tenga que hacer pararemos la barra de espera.</w:t>
      </w:r>
    </w:p>
    <w:p w14:paraId="5B112D86" w14:textId="77777777" w:rsidR="002507F4" w:rsidRDefault="002507F4" w:rsidP="002507F4"/>
    <w:p w14:paraId="1EE09FCC" w14:textId="77777777" w:rsidR="002507F4" w:rsidRDefault="002507F4" w:rsidP="002507F4"/>
    <w:p w14:paraId="2A5F0CC8" w14:textId="77777777" w:rsidR="002507F4" w:rsidRDefault="002507F4" w:rsidP="002507F4"/>
    <w:p w14:paraId="3F8E2048" w14:textId="4A794711" w:rsidR="002507F4" w:rsidRDefault="002507F4" w:rsidP="002507F4">
      <w:r>
        <w:t xml:space="preserve">Inicializando </w:t>
      </w:r>
      <w:proofErr w:type="spellStart"/>
      <w:r>
        <w:t>workers</w:t>
      </w:r>
      <w:proofErr w:type="spellEnd"/>
      <w:r>
        <w:t>:</w:t>
      </w:r>
    </w:p>
    <w:p w14:paraId="5BB9C715" w14:textId="5C3BA4EB" w:rsidR="002507F4" w:rsidRDefault="002507F4" w:rsidP="002507F4">
      <w:r>
        <w:rPr>
          <w:noProof/>
          <w:lang w:eastAsia="es-ES"/>
        </w:rPr>
        <w:lastRenderedPageBreak/>
        <w:drawing>
          <wp:inline distT="0" distB="0" distL="0" distR="0" wp14:anchorId="65B14897" wp14:editId="5D3AC755">
            <wp:extent cx="5400040" cy="8051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05180"/>
                    </a:xfrm>
                    <a:prstGeom prst="rect">
                      <a:avLst/>
                    </a:prstGeom>
                  </pic:spPr>
                </pic:pic>
              </a:graphicData>
            </a:graphic>
          </wp:inline>
        </w:drawing>
      </w:r>
    </w:p>
    <w:p w14:paraId="7C4D66E7" w14:textId="479863D3" w:rsidR="002507F4" w:rsidRDefault="002507F4" w:rsidP="002507F4">
      <w:r>
        <w:t xml:space="preserve">Ejemplo </w:t>
      </w:r>
      <w:proofErr w:type="spellStart"/>
      <w:r>
        <w:t>Metodo</w:t>
      </w:r>
      <w:proofErr w:type="spellEnd"/>
      <w:r>
        <w:t xml:space="preserve"> </w:t>
      </w:r>
      <w:proofErr w:type="spellStart"/>
      <w:r>
        <w:t>DoWork</w:t>
      </w:r>
      <w:proofErr w:type="spellEnd"/>
      <w:r>
        <w:t>:</w:t>
      </w:r>
    </w:p>
    <w:p w14:paraId="29A83A02" w14:textId="7732BC0F" w:rsidR="002507F4" w:rsidRDefault="002507F4" w:rsidP="002507F4">
      <w:r>
        <w:rPr>
          <w:noProof/>
          <w:lang w:eastAsia="es-ES"/>
        </w:rPr>
        <w:drawing>
          <wp:inline distT="0" distB="0" distL="0" distR="0" wp14:anchorId="32FDF919" wp14:editId="5449F92A">
            <wp:extent cx="5400040" cy="1371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71600"/>
                    </a:xfrm>
                    <a:prstGeom prst="rect">
                      <a:avLst/>
                    </a:prstGeom>
                  </pic:spPr>
                </pic:pic>
              </a:graphicData>
            </a:graphic>
          </wp:inline>
        </w:drawing>
      </w:r>
    </w:p>
    <w:p w14:paraId="7E27ACF1" w14:textId="6EFB0335" w:rsidR="002507F4" w:rsidRDefault="002507F4" w:rsidP="002507F4">
      <w:r>
        <w:t xml:space="preserve">Ejemplo </w:t>
      </w:r>
      <w:proofErr w:type="spellStart"/>
      <w:r>
        <w:t>Metodo</w:t>
      </w:r>
      <w:proofErr w:type="spellEnd"/>
      <w:r>
        <w:t xml:space="preserve"> </w:t>
      </w:r>
      <w:proofErr w:type="spellStart"/>
      <w:r>
        <w:t>WorkerCompleted</w:t>
      </w:r>
      <w:proofErr w:type="spellEnd"/>
      <w:r>
        <w:t>:</w:t>
      </w:r>
    </w:p>
    <w:p w14:paraId="2894C94B" w14:textId="706592D8" w:rsidR="002507F4" w:rsidRDefault="002507F4" w:rsidP="002507F4">
      <w:r>
        <w:rPr>
          <w:noProof/>
          <w:lang w:eastAsia="es-ES"/>
        </w:rPr>
        <w:drawing>
          <wp:inline distT="0" distB="0" distL="0" distR="0" wp14:anchorId="34E8AC3B" wp14:editId="5D242375">
            <wp:extent cx="5400040" cy="30003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00375"/>
                    </a:xfrm>
                    <a:prstGeom prst="rect">
                      <a:avLst/>
                    </a:prstGeom>
                  </pic:spPr>
                </pic:pic>
              </a:graphicData>
            </a:graphic>
          </wp:inline>
        </w:drawing>
      </w:r>
    </w:p>
    <w:p w14:paraId="554DC7D2" w14:textId="3D85FF70" w:rsidR="002507F4" w:rsidRDefault="002507F4" w:rsidP="002507F4">
      <w:pPr>
        <w:autoSpaceDE w:val="0"/>
        <w:autoSpaceDN w:val="0"/>
        <w:adjustRightInd w:val="0"/>
        <w:spacing w:after="0" w:line="240" w:lineRule="auto"/>
        <w:rPr>
          <w:rFonts w:ascii="Consolas" w:hAnsi="Consolas" w:cs="Consolas"/>
          <w:color w:val="000000"/>
          <w:sz w:val="19"/>
          <w:szCs w:val="19"/>
        </w:rPr>
      </w:pPr>
      <w:r>
        <w:t xml:space="preserve">El virtual </w:t>
      </w:r>
      <w:proofErr w:type="spellStart"/>
      <w:r>
        <w:t>grid</w:t>
      </w:r>
      <w:proofErr w:type="spellEnd"/>
      <w:r>
        <w:t xml:space="preserve"> ya realiza sus operaciones en otro hilo por defecto y tiene integrada ya una barra de progreso a la que simplemente tendremos que llamar con su método </w:t>
      </w:r>
      <w:proofErr w:type="spellStart"/>
      <w:r>
        <w:t>IsWaiting</w:t>
      </w:r>
      <w:proofErr w:type="spellEnd"/>
      <w:r>
        <w:t>:</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.virtualGridControl.MasterViewInfo.IsWaiting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590FAAB4" w14:textId="7C81D922" w:rsidR="002507F4" w:rsidRDefault="002507F4" w:rsidP="002507F4">
      <w:pPr>
        <w:autoSpaceDE w:val="0"/>
        <w:autoSpaceDN w:val="0"/>
        <w:adjustRightInd w:val="0"/>
        <w:spacing w:after="0" w:line="240" w:lineRule="auto"/>
        <w:rPr>
          <w:rFonts w:ascii="Consolas" w:hAnsi="Consolas" w:cs="Consolas"/>
          <w:color w:val="000000"/>
          <w:sz w:val="19"/>
          <w:szCs w:val="19"/>
          <w:lang w:val="en-US"/>
        </w:rPr>
      </w:pPr>
      <w:proofErr w:type="spellStart"/>
      <w:r w:rsidRPr="002834C1">
        <w:rPr>
          <w:rFonts w:ascii="Consolas" w:hAnsi="Consolas" w:cs="Consolas"/>
          <w:color w:val="0000FF"/>
          <w:sz w:val="19"/>
          <w:szCs w:val="19"/>
          <w:lang w:val="en-US"/>
        </w:rPr>
        <w:t>this</w:t>
      </w:r>
      <w:r w:rsidRPr="002834C1">
        <w:rPr>
          <w:rFonts w:ascii="Consolas" w:hAnsi="Consolas" w:cs="Consolas"/>
          <w:color w:val="000000"/>
          <w:sz w:val="19"/>
          <w:szCs w:val="19"/>
          <w:lang w:val="en-US"/>
        </w:rPr>
        <w:t>.virtualGridControl.MasterViewInfo.IsWaiting</w:t>
      </w:r>
      <w:proofErr w:type="spellEnd"/>
      <w:r w:rsidRPr="002834C1">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0A3201C9" w14:textId="77777777" w:rsidR="002507F4" w:rsidRDefault="002507F4" w:rsidP="002507F4">
      <w:pPr>
        <w:pStyle w:val="Ttulo2"/>
      </w:pPr>
      <w:bookmarkStart w:id="26" w:name="_Toc42003159"/>
      <w:proofErr w:type="spellStart"/>
      <w:r>
        <w:t>BaseGridControl</w:t>
      </w:r>
      <w:bookmarkEnd w:id="26"/>
      <w:proofErr w:type="spellEnd"/>
    </w:p>
    <w:p w14:paraId="3B7B224F" w14:textId="77777777" w:rsidR="002507F4" w:rsidRDefault="002507F4" w:rsidP="002507F4">
      <w:r>
        <w:t xml:space="preserve">La clase </w:t>
      </w:r>
      <w:proofErr w:type="spellStart"/>
      <w:r>
        <w:rPr>
          <w:b/>
        </w:rPr>
        <w:t>BaseGridControl</w:t>
      </w:r>
      <w:proofErr w:type="spellEnd"/>
      <w:r>
        <w:t xml:space="preserve"> hace de base para todas las tablas de los formularios simples y define los métodos: </w:t>
      </w:r>
      <w:r>
        <w:rPr>
          <w:b/>
        </w:rPr>
        <w:t xml:space="preserve">RadGridView1_FilterChanged </w:t>
      </w:r>
      <w:r>
        <w:t xml:space="preserve">(cada vez que hay un filtro recarga la primera página),  </w:t>
      </w:r>
      <w:r>
        <w:rPr>
          <w:b/>
        </w:rPr>
        <w:t>RadGridView1_SortChanged</w:t>
      </w:r>
      <w:r>
        <w:t xml:space="preserve"> (cada vez que se ordena carga la primera página), </w:t>
      </w:r>
      <w:proofErr w:type="spellStart"/>
      <w:r>
        <w:rPr>
          <w:b/>
        </w:rPr>
        <w:t>VirtualGridElement_PageIndexChanging</w:t>
      </w:r>
      <w:proofErr w:type="spellEnd"/>
      <w:r>
        <w:t xml:space="preserve"> (refresca los datos de la página seleccionada del </w:t>
      </w:r>
      <w:proofErr w:type="spellStart"/>
      <w:r>
        <w:t>Grid</w:t>
      </w:r>
      <w:proofErr w:type="spellEnd"/>
      <w:r>
        <w:t xml:space="preserve">) así como los eventos al </w:t>
      </w:r>
      <w:proofErr w:type="spellStart"/>
      <w:r>
        <w:t>clickar</w:t>
      </w:r>
      <w:proofErr w:type="spellEnd"/>
      <w:r>
        <w:t xml:space="preserve"> los botones.</w:t>
      </w:r>
    </w:p>
    <w:p w14:paraId="6D3B8483"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rPr>
      </w:pPr>
    </w:p>
    <w:p w14:paraId="1B7A2CED" w14:textId="391A3286" w:rsidR="002507F4" w:rsidRPr="00716C22" w:rsidRDefault="002507F4" w:rsidP="002507F4"/>
    <w:p w14:paraId="7B89EB1A" w14:textId="77777777" w:rsidR="002507F4" w:rsidRPr="00345EB8" w:rsidRDefault="002507F4" w:rsidP="002507F4">
      <w:pPr>
        <w:pStyle w:val="Ttulo2"/>
        <w:rPr>
          <w:u w:val="single"/>
        </w:rPr>
      </w:pPr>
      <w:bookmarkStart w:id="27" w:name="_Toc42003160"/>
      <w:proofErr w:type="spellStart"/>
      <w:r>
        <w:lastRenderedPageBreak/>
        <w:t>SFDetalles</w:t>
      </w:r>
      <w:bookmarkEnd w:id="27"/>
      <w:proofErr w:type="spellEnd"/>
    </w:p>
    <w:p w14:paraId="750D4565" w14:textId="4647AD89" w:rsidR="002507F4" w:rsidRPr="00D84AD2" w:rsidRDefault="002507F4" w:rsidP="002507F4">
      <w:pPr>
        <w:rPr>
          <w:b/>
        </w:rPr>
      </w:pPr>
      <w:proofErr w:type="spellStart"/>
      <w:r>
        <w:rPr>
          <w:b/>
        </w:rPr>
        <w:t>SFDetalles</w:t>
      </w:r>
      <w:proofErr w:type="spellEnd"/>
      <w:r>
        <w:rPr>
          <w:b/>
        </w:rPr>
        <w:t xml:space="preserve"> </w:t>
      </w:r>
      <w:r>
        <w:t xml:space="preserve">es el formulario que se abre al seleccionar una celda para visualizar o editar datos. La disposición de los elementos en este formulario depende de las propiedades del JSON: ancho, alto, columna y fila. Se compone de los controles </w:t>
      </w:r>
      <w:proofErr w:type="spellStart"/>
      <w:r>
        <w:t>TitleBarControl</w:t>
      </w:r>
      <w:proofErr w:type="spellEnd"/>
      <w:r>
        <w:t xml:space="preserve"> y </w:t>
      </w:r>
      <w:proofErr w:type="spellStart"/>
      <w:r>
        <w:t>DataDialog</w:t>
      </w:r>
      <w:proofErr w:type="spellEnd"/>
      <w:r>
        <w:t xml:space="preserve">. También usa la clase </w:t>
      </w:r>
      <w:proofErr w:type="spellStart"/>
      <w:r>
        <w:t>NameValue</w:t>
      </w:r>
      <w:proofErr w:type="spellEnd"/>
      <w:r>
        <w:t xml:space="preserve"> en el que se crean los controles a través del elemento “Control” del </w:t>
      </w:r>
      <w:proofErr w:type="spellStart"/>
      <w:r>
        <w:t>json,ahora</w:t>
      </w:r>
      <w:proofErr w:type="spellEnd"/>
      <w:r>
        <w:t xml:space="preserve"> mismo trabaja con los valores: TB(</w:t>
      </w:r>
      <w:proofErr w:type="spellStart"/>
      <w:r>
        <w:t>textBox</w:t>
      </w:r>
      <w:proofErr w:type="spellEnd"/>
      <w:r>
        <w:t xml:space="preserve">),CMB(combo) y DATE (Date </w:t>
      </w:r>
      <w:proofErr w:type="spellStart"/>
      <w:r>
        <w:t>Picker</w:t>
      </w:r>
      <w:proofErr w:type="spellEnd"/>
      <w:r>
        <w:t xml:space="preserve">),si se quiere ampliar esto se tendría que hacer en la clase </w:t>
      </w:r>
      <w:proofErr w:type="spellStart"/>
      <w:r>
        <w:t>NameValue</w:t>
      </w:r>
      <w:proofErr w:type="spellEnd"/>
      <w:r>
        <w:t xml:space="preserve">. La clase </w:t>
      </w:r>
      <w:proofErr w:type="spellStart"/>
      <w:r>
        <w:t>NameValue</w:t>
      </w:r>
      <w:proofErr w:type="spellEnd"/>
      <w:r>
        <w:t xml:space="preserve"> se utiliza después en la clase </w:t>
      </w:r>
      <w:proofErr w:type="spellStart"/>
      <w:r>
        <w:t>SFDetalles,en</w:t>
      </w:r>
      <w:proofErr w:type="spellEnd"/>
      <w:r>
        <w:t xml:space="preserve"> el método </w:t>
      </w:r>
      <w:proofErr w:type="spellStart"/>
      <w:r>
        <w:rPr>
          <w:b/>
        </w:rPr>
        <w:t>CargarDatos</w:t>
      </w:r>
      <w:proofErr w:type="spellEnd"/>
      <w:r>
        <w:rPr>
          <w:b/>
        </w:rPr>
        <w:t xml:space="preserve"> </w:t>
      </w:r>
      <w:r w:rsidRPr="00D84AD2">
        <w:t>en el cual se crean los controles.</w:t>
      </w:r>
    </w:p>
    <w:p w14:paraId="2CC01B18" w14:textId="77777777" w:rsidR="002507F4" w:rsidRDefault="002507F4" w:rsidP="002507F4">
      <w:pPr>
        <w:spacing w:after="0" w:line="276" w:lineRule="auto"/>
        <w:rPr>
          <w:rFonts w:cstheme="minorHAnsi"/>
          <w:b/>
          <w:sz w:val="28"/>
          <w:szCs w:val="28"/>
        </w:rPr>
      </w:pPr>
    </w:p>
    <w:p w14:paraId="410D38BA" w14:textId="77777777" w:rsidR="002507F4" w:rsidRDefault="002507F4" w:rsidP="002507F4"/>
    <w:p w14:paraId="334611C9" w14:textId="77777777" w:rsidR="002507F4" w:rsidRDefault="002507F4" w:rsidP="002507F4">
      <w:pPr>
        <w:pStyle w:val="Ttulo2"/>
      </w:pPr>
      <w:bookmarkStart w:id="28" w:name="_Toc42003161"/>
      <w:proofErr w:type="spellStart"/>
      <w:r>
        <w:t>DataDialog</w:t>
      </w:r>
      <w:bookmarkEnd w:id="28"/>
      <w:proofErr w:type="spellEnd"/>
    </w:p>
    <w:p w14:paraId="22251A2C" w14:textId="77777777" w:rsidR="002507F4" w:rsidRDefault="002507F4" w:rsidP="002507F4">
      <w:proofErr w:type="spellStart"/>
      <w:r>
        <w:t>DataDialog</w:t>
      </w:r>
      <w:proofErr w:type="spellEnd"/>
      <w:r>
        <w:t xml:space="preserve"> es la parte central del formulario </w:t>
      </w:r>
      <w:proofErr w:type="spellStart"/>
      <w:r>
        <w:t>SFDetalles</w:t>
      </w:r>
      <w:proofErr w:type="spellEnd"/>
      <w:r>
        <w:t xml:space="preserve">, con los botones y el espacio a rellenar con el esquema del </w:t>
      </w:r>
      <w:proofErr w:type="spellStart"/>
      <w:r>
        <w:t>json</w:t>
      </w:r>
      <w:proofErr w:type="spellEnd"/>
      <w:r>
        <w:t>.</w:t>
      </w:r>
    </w:p>
    <w:p w14:paraId="6F7C5638" w14:textId="77777777" w:rsidR="002507F4" w:rsidRDefault="002507F4" w:rsidP="002507F4">
      <w:pPr>
        <w:spacing w:after="0" w:line="276" w:lineRule="auto"/>
        <w:rPr>
          <w:rFonts w:cstheme="minorHAnsi"/>
          <w:b/>
          <w:sz w:val="28"/>
          <w:szCs w:val="28"/>
        </w:rPr>
      </w:pPr>
    </w:p>
    <w:p w14:paraId="10049284" w14:textId="77777777" w:rsidR="002507F4" w:rsidRDefault="002507F4" w:rsidP="002507F4">
      <w:pPr>
        <w:spacing w:after="0" w:line="276" w:lineRule="auto"/>
        <w:rPr>
          <w:rFonts w:cstheme="minorHAnsi"/>
          <w:b/>
          <w:sz w:val="28"/>
          <w:szCs w:val="28"/>
        </w:rPr>
      </w:pPr>
    </w:p>
    <w:p w14:paraId="60DC392A" w14:textId="77777777" w:rsidR="002507F4" w:rsidRDefault="002507F4" w:rsidP="002507F4">
      <w:pPr>
        <w:spacing w:after="0" w:line="276" w:lineRule="auto"/>
        <w:rPr>
          <w:rFonts w:cstheme="minorHAnsi"/>
          <w:b/>
          <w:sz w:val="28"/>
          <w:szCs w:val="28"/>
        </w:rPr>
      </w:pPr>
    </w:p>
    <w:p w14:paraId="0C09A5AD" w14:textId="14BF546C" w:rsidR="002507F4" w:rsidRDefault="002507F4" w:rsidP="002507F4">
      <w:pPr>
        <w:pStyle w:val="Ttulo2"/>
      </w:pPr>
      <w:bookmarkStart w:id="29" w:name="_Toc42003162"/>
      <w:r>
        <w:t>Pedir datos a SQL</w:t>
      </w:r>
      <w:bookmarkEnd w:id="29"/>
    </w:p>
    <w:p w14:paraId="10A744C4" w14:textId="08022C17" w:rsidR="002507F4" w:rsidRDefault="002507F4" w:rsidP="002507F4">
      <w:pPr>
        <w:pStyle w:val="Ttulo3"/>
      </w:pPr>
      <w:bookmarkStart w:id="30" w:name="_Toc42003163"/>
      <w:r>
        <w:t>Business</w:t>
      </w:r>
      <w:bookmarkEnd w:id="30"/>
    </w:p>
    <w:p w14:paraId="7C05DD27" w14:textId="3B15DC09" w:rsidR="002507F4" w:rsidRPr="00D84AD2" w:rsidRDefault="002507F4" w:rsidP="002507F4">
      <w:pPr>
        <w:spacing w:after="0" w:line="276" w:lineRule="auto"/>
        <w:rPr>
          <w:rFonts w:cstheme="minorHAnsi"/>
          <w:szCs w:val="28"/>
        </w:rPr>
      </w:pPr>
      <w:r w:rsidRPr="00D84AD2">
        <w:rPr>
          <w:rFonts w:cstheme="minorHAnsi"/>
          <w:szCs w:val="28"/>
        </w:rPr>
        <w:t xml:space="preserve">En esta clase recibimos el esquema </w:t>
      </w:r>
      <w:proofErr w:type="spellStart"/>
      <w:r w:rsidRPr="00D84AD2">
        <w:rPr>
          <w:rFonts w:cstheme="minorHAnsi"/>
          <w:szCs w:val="28"/>
        </w:rPr>
        <w:t>json</w:t>
      </w:r>
      <w:proofErr w:type="spellEnd"/>
      <w:r w:rsidRPr="00D84AD2">
        <w:rPr>
          <w:rFonts w:cstheme="minorHAnsi"/>
          <w:szCs w:val="28"/>
        </w:rPr>
        <w:t xml:space="preserve"> por referencia y lo devolvemos modificado. Aquí llamamos al método </w:t>
      </w:r>
      <w:proofErr w:type="spellStart"/>
      <w:r w:rsidRPr="00D84AD2">
        <w:rPr>
          <w:rFonts w:cstheme="minorHAnsi"/>
          <w:szCs w:val="28"/>
        </w:rPr>
        <w:t>GetFieldSQL</w:t>
      </w:r>
      <w:proofErr w:type="spellEnd"/>
      <w:r w:rsidRPr="00D84AD2">
        <w:rPr>
          <w:rFonts w:cstheme="minorHAnsi"/>
          <w:szCs w:val="28"/>
        </w:rPr>
        <w:t xml:space="preserve"> en el cual extraemos la información pertinente del archivo </w:t>
      </w:r>
      <w:proofErr w:type="spellStart"/>
      <w:r w:rsidRPr="00D84AD2">
        <w:rPr>
          <w:rFonts w:cstheme="minorHAnsi"/>
          <w:szCs w:val="28"/>
        </w:rPr>
        <w:t>json,recorriéndolo</w:t>
      </w:r>
      <w:proofErr w:type="spellEnd"/>
      <w:r w:rsidRPr="00D84AD2">
        <w:rPr>
          <w:rFonts w:cstheme="minorHAnsi"/>
          <w:szCs w:val="28"/>
        </w:rPr>
        <w:t xml:space="preserve"> y guardando la información (los campos de la </w:t>
      </w:r>
      <w:proofErr w:type="spellStart"/>
      <w:r w:rsidRPr="00D84AD2">
        <w:rPr>
          <w:rFonts w:cstheme="minorHAnsi"/>
          <w:szCs w:val="28"/>
        </w:rPr>
        <w:t>select,el</w:t>
      </w:r>
      <w:proofErr w:type="spellEnd"/>
      <w:r w:rsidRPr="00D84AD2">
        <w:rPr>
          <w:rFonts w:cstheme="minorHAnsi"/>
          <w:szCs w:val="28"/>
        </w:rPr>
        <w:t xml:space="preserve"> </w:t>
      </w:r>
      <w:proofErr w:type="spellStart"/>
      <w:r w:rsidRPr="00D84AD2">
        <w:rPr>
          <w:rFonts w:cstheme="minorHAnsi"/>
          <w:szCs w:val="28"/>
        </w:rPr>
        <w:t>from,el</w:t>
      </w:r>
      <w:proofErr w:type="spellEnd"/>
      <w:r w:rsidRPr="00D84AD2">
        <w:rPr>
          <w:rFonts w:cstheme="minorHAnsi"/>
          <w:szCs w:val="28"/>
        </w:rPr>
        <w:t xml:space="preserve"> </w:t>
      </w:r>
      <w:proofErr w:type="spellStart"/>
      <w:r w:rsidRPr="00D84AD2">
        <w:rPr>
          <w:rFonts w:cstheme="minorHAnsi"/>
          <w:szCs w:val="28"/>
        </w:rPr>
        <w:t>where</w:t>
      </w:r>
      <w:proofErr w:type="spellEnd"/>
      <w:r w:rsidRPr="00D84AD2">
        <w:rPr>
          <w:rFonts w:cstheme="minorHAnsi"/>
          <w:szCs w:val="28"/>
        </w:rPr>
        <w:t xml:space="preserve">) para mandarlos después a la clase </w:t>
      </w:r>
      <w:proofErr w:type="spellStart"/>
      <w:r w:rsidRPr="00D84AD2">
        <w:rPr>
          <w:rFonts w:cstheme="minorHAnsi"/>
          <w:szCs w:val="28"/>
        </w:rPr>
        <w:t>DataAccess</w:t>
      </w:r>
      <w:proofErr w:type="spellEnd"/>
      <w:r w:rsidRPr="00D84AD2">
        <w:rPr>
          <w:rFonts w:cstheme="minorHAnsi"/>
          <w:szCs w:val="28"/>
        </w:rPr>
        <w:t xml:space="preserve"> en la que ensamblaremos la </w:t>
      </w:r>
      <w:proofErr w:type="spellStart"/>
      <w:r w:rsidRPr="00D84AD2">
        <w:rPr>
          <w:rFonts w:cstheme="minorHAnsi"/>
          <w:szCs w:val="28"/>
        </w:rPr>
        <w:t>query</w:t>
      </w:r>
      <w:proofErr w:type="spellEnd"/>
      <w:r w:rsidRPr="00D84AD2">
        <w:rPr>
          <w:rFonts w:cstheme="minorHAnsi"/>
          <w:szCs w:val="28"/>
        </w:rPr>
        <w:t>.</w:t>
      </w:r>
    </w:p>
    <w:p w14:paraId="3CDB53DC" w14:textId="77777777" w:rsidR="002507F4" w:rsidRDefault="002507F4" w:rsidP="002507F4">
      <w:pPr>
        <w:pStyle w:val="Ttulo3"/>
      </w:pPr>
      <w:bookmarkStart w:id="31" w:name="_Toc42003164"/>
      <w:proofErr w:type="spellStart"/>
      <w:r>
        <w:t>DataAccess</w:t>
      </w:r>
      <w:bookmarkEnd w:id="31"/>
      <w:proofErr w:type="spellEnd"/>
    </w:p>
    <w:p w14:paraId="452CE642" w14:textId="258E0A53" w:rsidR="002507F4" w:rsidRDefault="002507F4" w:rsidP="002507F4">
      <w:proofErr w:type="spellStart"/>
      <w:r>
        <w:rPr>
          <w:b/>
        </w:rPr>
        <w:t>DataAccess</w:t>
      </w:r>
      <w:proofErr w:type="spellEnd"/>
      <w:r>
        <w:t xml:space="preserve"> tiene métodos para: obtener el esquema de la tabla, obtener los datos de la tabla y crear, editar y borrar. En esta clase es donde juntamos lo </w:t>
      </w:r>
      <w:proofErr w:type="spellStart"/>
      <w:r>
        <w:t>extraido</w:t>
      </w:r>
      <w:proofErr w:type="spellEnd"/>
      <w:r>
        <w:t xml:space="preserve"> del </w:t>
      </w:r>
      <w:proofErr w:type="spellStart"/>
      <w:r>
        <w:t>json</w:t>
      </w:r>
      <w:proofErr w:type="spellEnd"/>
      <w:r>
        <w:t xml:space="preserve"> (los nombres del </w:t>
      </w:r>
      <w:proofErr w:type="spellStart"/>
      <w:r>
        <w:t>select,el</w:t>
      </w:r>
      <w:proofErr w:type="spellEnd"/>
      <w:r>
        <w:t xml:space="preserve"> </w:t>
      </w:r>
      <w:proofErr w:type="spellStart"/>
      <w:r>
        <w:t>from</w:t>
      </w:r>
      <w:proofErr w:type="spellEnd"/>
      <w:r>
        <w:t xml:space="preserve">..) para crear la </w:t>
      </w:r>
      <w:proofErr w:type="spellStart"/>
      <w:r>
        <w:t>query</w:t>
      </w:r>
      <w:proofErr w:type="spellEnd"/>
      <w:r>
        <w:t xml:space="preserve"> </w:t>
      </w:r>
      <w:proofErr w:type="spellStart"/>
      <w:r>
        <w:t>final,la</w:t>
      </w:r>
      <w:proofErr w:type="spellEnd"/>
      <w:r>
        <w:t xml:space="preserve"> cual será mandada a </w:t>
      </w:r>
      <w:proofErr w:type="spellStart"/>
      <w:r>
        <w:t>ConexionSQL</w:t>
      </w:r>
      <w:proofErr w:type="spellEnd"/>
      <w:r>
        <w:t>.</w:t>
      </w:r>
    </w:p>
    <w:p w14:paraId="2B7CD021" w14:textId="50A72387" w:rsidR="002507F4" w:rsidRDefault="002507F4" w:rsidP="002507F4">
      <w:r>
        <w:t xml:space="preserve">Tiene también un método </w:t>
      </w:r>
      <w:proofErr w:type="spellStart"/>
      <w:r>
        <w:rPr>
          <w:b/>
        </w:rPr>
        <w:t>GenerarComandoSQL</w:t>
      </w:r>
      <w:proofErr w:type="spellEnd"/>
      <w:r>
        <w:t xml:space="preserve"> que recibe el tipo de comando(INSERT,UPDATE..), la tabla, la información de la </w:t>
      </w:r>
      <w:proofErr w:type="spellStart"/>
      <w:r>
        <w:t>clausula</w:t>
      </w:r>
      <w:proofErr w:type="spellEnd"/>
      <w:r>
        <w:t xml:space="preserve"> WHERE y un </w:t>
      </w:r>
      <w:proofErr w:type="spellStart"/>
      <w:r>
        <w:t>Hashtable</w:t>
      </w:r>
      <w:proofErr w:type="spellEnd"/>
      <w:r>
        <w:t xml:space="preserve"> de </w:t>
      </w:r>
      <w:proofErr w:type="spellStart"/>
      <w:r>
        <w:t>datos,así</w:t>
      </w:r>
      <w:proofErr w:type="spellEnd"/>
      <w:r>
        <w:t xml:space="preserve"> como también el método </w:t>
      </w:r>
      <w:proofErr w:type="spellStart"/>
      <w:r>
        <w:t>LoadJSON</w:t>
      </w:r>
      <w:proofErr w:type="spellEnd"/>
      <w:r>
        <w:t xml:space="preserve">() el cual recibe el nombre del </w:t>
      </w:r>
      <w:proofErr w:type="spellStart"/>
      <w:r>
        <w:t>json</w:t>
      </w:r>
      <w:proofErr w:type="spellEnd"/>
      <w:r>
        <w:t xml:space="preserve"> y lo devuelve en texto.</w:t>
      </w:r>
    </w:p>
    <w:p w14:paraId="6A30DC7A" w14:textId="6F8725AF" w:rsidR="002507F4" w:rsidRDefault="002507F4" w:rsidP="002507F4">
      <w:pPr>
        <w:pStyle w:val="Ttulo2"/>
      </w:pPr>
      <w:bookmarkStart w:id="32" w:name="_Toc42003165"/>
      <w:proofErr w:type="spellStart"/>
      <w:r w:rsidRPr="001B415D">
        <w:t>Conexi</w:t>
      </w:r>
      <w:r>
        <w:t>o</w:t>
      </w:r>
      <w:r w:rsidRPr="001B415D">
        <w:t>nSQL</w:t>
      </w:r>
      <w:bookmarkEnd w:id="32"/>
      <w:proofErr w:type="spellEnd"/>
    </w:p>
    <w:p w14:paraId="2EBDA3F6" w14:textId="11C63BC1" w:rsidR="002507F4" w:rsidRPr="001B415D" w:rsidRDefault="002507F4" w:rsidP="002507F4">
      <w:r w:rsidRPr="001B415D">
        <w:t xml:space="preserve">En esta clase se ejecutan las consultas </w:t>
      </w:r>
      <w:proofErr w:type="spellStart"/>
      <w:r w:rsidRPr="001B415D">
        <w:t>SQL</w:t>
      </w:r>
      <w:r>
        <w:t>,el</w:t>
      </w:r>
      <w:proofErr w:type="spellEnd"/>
      <w:r>
        <w:t xml:space="preserve"> método </w:t>
      </w:r>
      <w:proofErr w:type="spellStart"/>
      <w:r>
        <w:t>mas</w:t>
      </w:r>
      <w:proofErr w:type="spellEnd"/>
      <w:r>
        <w:t xml:space="preserve"> básico es </w:t>
      </w:r>
      <w:proofErr w:type="spellStart"/>
      <w:r w:rsidRPr="00CF05ED">
        <w:rPr>
          <w:b/>
        </w:rPr>
        <w:t>GetDataTable</w:t>
      </w:r>
      <w:proofErr w:type="spellEnd"/>
      <w:r>
        <w:t xml:space="preserve"> el cual recibe por parámetro una </w:t>
      </w:r>
      <w:proofErr w:type="spellStart"/>
      <w:r>
        <w:t>query,la</w:t>
      </w:r>
      <w:proofErr w:type="spellEnd"/>
      <w:r>
        <w:t xml:space="preserve"> ejecuta y devuelve una estructura </w:t>
      </w:r>
      <w:proofErr w:type="spellStart"/>
      <w:r>
        <w:t>DataTable</w:t>
      </w:r>
      <w:proofErr w:type="spellEnd"/>
      <w:r>
        <w:t xml:space="preserve"> con el resultado. </w:t>
      </w:r>
      <w:proofErr w:type="spellStart"/>
      <w:r>
        <w:t>Tambien</w:t>
      </w:r>
      <w:proofErr w:type="spellEnd"/>
      <w:r>
        <w:t xml:space="preserve"> dispone del método </w:t>
      </w:r>
      <w:proofErr w:type="spellStart"/>
      <w:r w:rsidRPr="00CF05ED">
        <w:rPr>
          <w:rFonts w:cstheme="minorHAnsi"/>
          <w:b/>
          <w:color w:val="000000"/>
          <w:szCs w:val="19"/>
        </w:rPr>
        <w:t>SQLClienteExec</w:t>
      </w:r>
      <w:proofErr w:type="spellEnd"/>
      <w:r>
        <w:rPr>
          <w:rFonts w:ascii="Consolas" w:hAnsi="Consolas" w:cs="Consolas"/>
          <w:color w:val="000000"/>
          <w:sz w:val="19"/>
          <w:szCs w:val="19"/>
        </w:rPr>
        <w:t xml:space="preserve"> </w:t>
      </w:r>
      <w:r>
        <w:t xml:space="preserve">para las opciones de </w:t>
      </w:r>
      <w:proofErr w:type="spellStart"/>
      <w:r>
        <w:t>insertar,borrar</w:t>
      </w:r>
      <w:proofErr w:type="spellEnd"/>
      <w:r>
        <w:t xml:space="preserve"> y clonar. Esta clase tiene dos propiedades estáticas que se inicializan con la información del </w:t>
      </w:r>
      <w:proofErr w:type="spellStart"/>
      <w:r>
        <w:t>login,estas</w:t>
      </w:r>
      <w:proofErr w:type="spellEnd"/>
      <w:r>
        <w:t xml:space="preserve"> son “</w:t>
      </w:r>
      <w:proofErr w:type="spellStart"/>
      <w:r>
        <w:t>connectionString</w:t>
      </w:r>
      <w:proofErr w:type="spellEnd"/>
      <w:r>
        <w:t xml:space="preserve">”,con la cadena de conexión que usaremos para ejecutar la </w:t>
      </w:r>
      <w:proofErr w:type="spellStart"/>
      <w:r>
        <w:t>consult</w:t>
      </w:r>
      <w:proofErr w:type="spellEnd"/>
      <w:r>
        <w:t xml:space="preserve"> y </w:t>
      </w:r>
      <w:proofErr w:type="spellStart"/>
      <w:r>
        <w:t>NombreBD</w:t>
      </w:r>
      <w:proofErr w:type="spellEnd"/>
      <w:r>
        <w:t xml:space="preserve"> con el nombre de la base de datos.</w:t>
      </w:r>
    </w:p>
    <w:p w14:paraId="0EEF09C3" w14:textId="2681AF0B" w:rsidR="002507F4" w:rsidRDefault="002507F4" w:rsidP="002507F4">
      <w:r>
        <w:lastRenderedPageBreak/>
        <w:t xml:space="preserve">En general en Business recogemos los datos del </w:t>
      </w:r>
      <w:proofErr w:type="spellStart"/>
      <w:r>
        <w:t>json,en</w:t>
      </w:r>
      <w:proofErr w:type="spellEnd"/>
      <w:r>
        <w:t xml:space="preserve"> </w:t>
      </w:r>
      <w:proofErr w:type="spellStart"/>
      <w:r>
        <w:t>DataAccess</w:t>
      </w:r>
      <w:proofErr w:type="spellEnd"/>
      <w:r>
        <w:t xml:space="preserve"> ensamblamos las </w:t>
      </w:r>
      <w:proofErr w:type="spellStart"/>
      <w:r>
        <w:t>querys</w:t>
      </w:r>
      <w:proofErr w:type="spellEnd"/>
      <w:r>
        <w:t xml:space="preserve"> y en </w:t>
      </w:r>
      <w:proofErr w:type="spellStart"/>
      <w:r>
        <w:t>ConexionSQL</w:t>
      </w:r>
      <w:proofErr w:type="spellEnd"/>
      <w:r>
        <w:t xml:space="preserve">  hacemos las llamadas a base de datos.</w:t>
      </w:r>
    </w:p>
    <w:p w14:paraId="4CEC5919" w14:textId="77777777" w:rsidR="002507F4" w:rsidRDefault="002507F4" w:rsidP="002507F4"/>
    <w:p w14:paraId="2222F989" w14:textId="77777777" w:rsidR="002507F4" w:rsidRDefault="002507F4" w:rsidP="002507F4"/>
    <w:p w14:paraId="06D49E07" w14:textId="77777777" w:rsidR="002507F4" w:rsidRDefault="002507F4" w:rsidP="002507F4"/>
    <w:p w14:paraId="1C73D62E" w14:textId="77777777" w:rsidR="002507F4" w:rsidRDefault="002507F4" w:rsidP="002507F4"/>
    <w:p w14:paraId="22EC5AAF" w14:textId="77777777" w:rsidR="002507F4" w:rsidRDefault="002507F4" w:rsidP="002507F4"/>
    <w:p w14:paraId="605FB959" w14:textId="77777777" w:rsidR="002507F4" w:rsidRDefault="002507F4" w:rsidP="002507F4"/>
    <w:p w14:paraId="53567A00" w14:textId="77777777" w:rsidR="002507F4" w:rsidRDefault="002507F4" w:rsidP="002507F4"/>
    <w:p w14:paraId="379336B4" w14:textId="77777777" w:rsidR="002507F4" w:rsidRDefault="002507F4" w:rsidP="002507F4"/>
    <w:p w14:paraId="32CBD45D" w14:textId="77777777" w:rsidR="002507F4" w:rsidRDefault="002507F4" w:rsidP="002507F4"/>
    <w:p w14:paraId="1A758249" w14:textId="77777777" w:rsidR="002507F4" w:rsidRDefault="002507F4" w:rsidP="002507F4"/>
    <w:p w14:paraId="2913E411" w14:textId="77777777" w:rsidR="002507F4" w:rsidRDefault="002507F4" w:rsidP="002507F4"/>
    <w:p w14:paraId="7B2126D4" w14:textId="77777777" w:rsidR="002507F4" w:rsidRDefault="002507F4" w:rsidP="002507F4"/>
    <w:p w14:paraId="509EB439" w14:textId="77777777" w:rsidR="002507F4" w:rsidRDefault="002507F4" w:rsidP="002507F4"/>
    <w:p w14:paraId="7374D0A3" w14:textId="02E39AF0" w:rsidR="002507F4" w:rsidRPr="0076631E" w:rsidRDefault="002507F4" w:rsidP="002507F4">
      <w:pPr>
        <w:rPr>
          <w:b/>
          <w:sz w:val="28"/>
        </w:rPr>
      </w:pPr>
      <w:r w:rsidRPr="0076631E">
        <w:rPr>
          <w:b/>
          <w:sz w:val="28"/>
        </w:rPr>
        <w:t>Ejemplo Business:</w:t>
      </w:r>
    </w:p>
    <w:p w14:paraId="0C5A650F" w14:textId="03BF4B01" w:rsidR="002507F4" w:rsidRDefault="002507F4" w:rsidP="002507F4">
      <w:r>
        <w:rPr>
          <w:noProof/>
          <w:lang w:eastAsia="es-ES"/>
        </w:rPr>
        <w:drawing>
          <wp:inline distT="0" distB="0" distL="0" distR="0" wp14:anchorId="4E71190B" wp14:editId="63DA9728">
            <wp:extent cx="7207681" cy="42005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11023" cy="4202473"/>
                    </a:xfrm>
                    <a:prstGeom prst="rect">
                      <a:avLst/>
                    </a:prstGeom>
                  </pic:spPr>
                </pic:pic>
              </a:graphicData>
            </a:graphic>
          </wp:inline>
        </w:drawing>
      </w:r>
    </w:p>
    <w:p w14:paraId="15A1D2DE" w14:textId="54C7E4B2" w:rsidR="002507F4" w:rsidRDefault="002507F4" w:rsidP="002507F4">
      <w:r>
        <w:lastRenderedPageBreak/>
        <w:t xml:space="preserve">Como se puede observar lo que hace principalmente esta clase en sus métodos es obtener los campos SQL que se van a tener que llamar en la </w:t>
      </w:r>
      <w:proofErr w:type="spellStart"/>
      <w:r>
        <w:t>select,una</w:t>
      </w:r>
      <w:proofErr w:type="spellEnd"/>
      <w:r>
        <w:t xml:space="preserve"> vez tenemos estos campos llamamos a la clase </w:t>
      </w:r>
      <w:proofErr w:type="spellStart"/>
      <w:r>
        <w:t>DataAccess</w:t>
      </w:r>
      <w:proofErr w:type="spellEnd"/>
      <w:r>
        <w:t xml:space="preserve"> pasándoselos para que forme la </w:t>
      </w:r>
      <w:proofErr w:type="spellStart"/>
      <w:r>
        <w:t>query</w:t>
      </w:r>
      <w:proofErr w:type="spellEnd"/>
      <w:r>
        <w:t xml:space="preserve"> y ejecute la </w:t>
      </w:r>
      <w:proofErr w:type="spellStart"/>
      <w:r>
        <w:t>consulta,la</w:t>
      </w:r>
      <w:proofErr w:type="spellEnd"/>
      <w:r>
        <w:t xml:space="preserve"> clase </w:t>
      </w:r>
      <w:proofErr w:type="spellStart"/>
      <w:r>
        <w:t>DataAccess</w:t>
      </w:r>
      <w:proofErr w:type="spellEnd"/>
      <w:r>
        <w:t xml:space="preserve"> nos devolverá los datos en formato </w:t>
      </w:r>
      <w:proofErr w:type="spellStart"/>
      <w:r>
        <w:t>JSON,los</w:t>
      </w:r>
      <w:proofErr w:type="spellEnd"/>
      <w:r>
        <w:t xml:space="preserve"> cuales serán </w:t>
      </w:r>
      <w:proofErr w:type="spellStart"/>
      <w:r>
        <w:t>deserealizados</w:t>
      </w:r>
      <w:proofErr w:type="spellEnd"/>
      <w:r>
        <w:t xml:space="preserve"> en una lista del tipo </w:t>
      </w:r>
      <w:proofErr w:type="spellStart"/>
      <w:r>
        <w:t>TableScheme,este</w:t>
      </w:r>
      <w:proofErr w:type="spellEnd"/>
      <w:r>
        <w:t xml:space="preserve"> tipo es simplemente una clase que tiene declaradas las propiedades del archivo </w:t>
      </w:r>
      <w:proofErr w:type="spellStart"/>
      <w:r>
        <w:t>json</w:t>
      </w:r>
      <w:proofErr w:type="spellEnd"/>
      <w:r>
        <w:t xml:space="preserve"> para recogerlas al serializar.</w:t>
      </w:r>
    </w:p>
    <w:p w14:paraId="139D6FC9" w14:textId="77777777" w:rsidR="002507F4" w:rsidRDefault="002507F4" w:rsidP="002507F4"/>
    <w:p w14:paraId="19D633CF" w14:textId="77777777" w:rsidR="002507F4" w:rsidRDefault="002507F4" w:rsidP="002507F4"/>
    <w:p w14:paraId="498E521B" w14:textId="77777777" w:rsidR="002507F4" w:rsidRDefault="002507F4" w:rsidP="002507F4"/>
    <w:p w14:paraId="73F0C1B4" w14:textId="77777777" w:rsidR="002507F4" w:rsidRDefault="002507F4" w:rsidP="002507F4"/>
    <w:p w14:paraId="764405CE" w14:textId="77777777" w:rsidR="002507F4" w:rsidRDefault="002507F4" w:rsidP="002507F4"/>
    <w:p w14:paraId="2A9FB3F0" w14:textId="77777777" w:rsidR="002507F4" w:rsidRDefault="002507F4" w:rsidP="002507F4"/>
    <w:p w14:paraId="4BC6BAA7" w14:textId="77777777" w:rsidR="002507F4" w:rsidRDefault="002507F4" w:rsidP="002507F4"/>
    <w:p w14:paraId="21F388EA" w14:textId="77777777" w:rsidR="002507F4" w:rsidRDefault="002507F4" w:rsidP="002507F4"/>
    <w:p w14:paraId="16D8303C" w14:textId="77777777" w:rsidR="002507F4" w:rsidRDefault="002507F4" w:rsidP="002507F4"/>
    <w:p w14:paraId="7EBF1C40" w14:textId="77777777" w:rsidR="002507F4" w:rsidRDefault="002507F4" w:rsidP="002507F4"/>
    <w:p w14:paraId="6140EDFD" w14:textId="24E3F363" w:rsidR="002507F4" w:rsidRPr="0076631E" w:rsidRDefault="002507F4" w:rsidP="002507F4">
      <w:pPr>
        <w:rPr>
          <w:b/>
          <w:sz w:val="28"/>
        </w:rPr>
      </w:pPr>
      <w:proofErr w:type="spellStart"/>
      <w:r w:rsidRPr="0076631E">
        <w:rPr>
          <w:b/>
          <w:sz w:val="28"/>
        </w:rPr>
        <w:t>TableScheme</w:t>
      </w:r>
      <w:proofErr w:type="spellEnd"/>
      <w:r w:rsidRPr="0076631E">
        <w:rPr>
          <w:b/>
          <w:sz w:val="28"/>
        </w:rPr>
        <w:t>:</w:t>
      </w:r>
    </w:p>
    <w:p w14:paraId="1CAC647F" w14:textId="5CAD1371" w:rsidR="002507F4" w:rsidRPr="0076631E" w:rsidRDefault="002507F4" w:rsidP="002507F4">
      <w:pPr>
        <w:rPr>
          <w:b/>
          <w:sz w:val="24"/>
        </w:rPr>
      </w:pPr>
      <w:r>
        <w:rPr>
          <w:noProof/>
          <w:lang w:eastAsia="es-ES"/>
        </w:rPr>
        <w:lastRenderedPageBreak/>
        <w:drawing>
          <wp:inline distT="0" distB="0" distL="0" distR="0" wp14:anchorId="53E5C367" wp14:editId="30863982">
            <wp:extent cx="5400040" cy="49193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919345"/>
                    </a:xfrm>
                    <a:prstGeom prst="rect">
                      <a:avLst/>
                    </a:prstGeom>
                  </pic:spPr>
                </pic:pic>
              </a:graphicData>
            </a:graphic>
          </wp:inline>
        </w:drawing>
      </w:r>
    </w:p>
    <w:p w14:paraId="16BE0B24" w14:textId="14CC4266" w:rsidR="002507F4" w:rsidRPr="00170491" w:rsidRDefault="002507F4" w:rsidP="002507F4">
      <w:pPr>
        <w:rPr>
          <w:b/>
          <w:sz w:val="28"/>
        </w:rPr>
      </w:pPr>
      <w:r w:rsidRPr="00170491">
        <w:rPr>
          <w:b/>
          <w:sz w:val="28"/>
        </w:rPr>
        <w:t xml:space="preserve">Ejemplo ensamblar </w:t>
      </w:r>
      <w:proofErr w:type="spellStart"/>
      <w:r w:rsidRPr="00170491">
        <w:rPr>
          <w:b/>
          <w:sz w:val="28"/>
        </w:rPr>
        <w:t>query</w:t>
      </w:r>
      <w:proofErr w:type="spellEnd"/>
      <w:r w:rsidRPr="00170491">
        <w:rPr>
          <w:b/>
          <w:sz w:val="28"/>
        </w:rPr>
        <w:t xml:space="preserve"> en Data Access:</w:t>
      </w:r>
    </w:p>
    <w:p w14:paraId="20CA87E6" w14:textId="76CFCB16" w:rsidR="002507F4" w:rsidRDefault="002507F4" w:rsidP="002507F4">
      <w:r>
        <w:rPr>
          <w:noProof/>
          <w:lang w:eastAsia="es-ES"/>
        </w:rPr>
        <w:drawing>
          <wp:inline distT="0" distB="0" distL="0" distR="0" wp14:anchorId="28590A11" wp14:editId="7AE3FFD8">
            <wp:extent cx="9990221" cy="1790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95059" cy="1791567"/>
                    </a:xfrm>
                    <a:prstGeom prst="rect">
                      <a:avLst/>
                    </a:prstGeom>
                  </pic:spPr>
                </pic:pic>
              </a:graphicData>
            </a:graphic>
          </wp:inline>
        </w:drawing>
      </w:r>
    </w:p>
    <w:p w14:paraId="274EA883" w14:textId="77777777" w:rsidR="002507F4" w:rsidRDefault="002507F4" w:rsidP="002507F4">
      <w:pPr>
        <w:spacing w:after="0" w:line="276" w:lineRule="auto"/>
        <w:rPr>
          <w:rFonts w:cstheme="minorHAnsi"/>
          <w:szCs w:val="28"/>
        </w:rPr>
      </w:pPr>
      <w:r w:rsidRPr="00170491">
        <w:rPr>
          <w:rFonts w:cstheme="minorHAnsi"/>
          <w:szCs w:val="28"/>
        </w:rPr>
        <w:t>La imagen no se visualiza bien pero creo que el concepto se entiende. En este método recibimos por parámetro el criterio de ordenación,</w:t>
      </w:r>
      <w:r>
        <w:rPr>
          <w:rFonts w:cstheme="minorHAnsi"/>
          <w:szCs w:val="28"/>
        </w:rPr>
        <w:t xml:space="preserve"> </w:t>
      </w:r>
      <w:r w:rsidRPr="00170491">
        <w:rPr>
          <w:rFonts w:cstheme="minorHAnsi"/>
          <w:szCs w:val="28"/>
        </w:rPr>
        <w:t>el filtro,</w:t>
      </w:r>
      <w:r>
        <w:rPr>
          <w:rFonts w:cstheme="minorHAnsi"/>
          <w:szCs w:val="28"/>
        </w:rPr>
        <w:t xml:space="preserve"> </w:t>
      </w:r>
      <w:r w:rsidRPr="00170491">
        <w:rPr>
          <w:rFonts w:cstheme="minorHAnsi"/>
          <w:szCs w:val="28"/>
        </w:rPr>
        <w:t>la página,</w:t>
      </w:r>
      <w:r>
        <w:rPr>
          <w:rFonts w:cstheme="minorHAnsi"/>
          <w:szCs w:val="28"/>
        </w:rPr>
        <w:t xml:space="preserve"> </w:t>
      </w:r>
      <w:r w:rsidRPr="00170491">
        <w:rPr>
          <w:rFonts w:cstheme="minorHAnsi"/>
          <w:szCs w:val="28"/>
        </w:rPr>
        <w:t xml:space="preserve">el alias de los campos y su relación. Con todo esto formamos la </w:t>
      </w:r>
      <w:proofErr w:type="spellStart"/>
      <w:r w:rsidRPr="00170491">
        <w:rPr>
          <w:rFonts w:cstheme="minorHAnsi"/>
          <w:szCs w:val="28"/>
        </w:rPr>
        <w:t>query</w:t>
      </w:r>
      <w:proofErr w:type="spellEnd"/>
      <w:r w:rsidRPr="00170491">
        <w:rPr>
          <w:rFonts w:cstheme="minorHAnsi"/>
          <w:szCs w:val="28"/>
        </w:rPr>
        <w:t xml:space="preserve"> y la ejecutamos.</w:t>
      </w:r>
    </w:p>
    <w:p w14:paraId="414DED31" w14:textId="2E2EB77F" w:rsidR="002507F4" w:rsidRDefault="002507F4" w:rsidP="002507F4">
      <w:pPr>
        <w:spacing w:after="0" w:line="276" w:lineRule="auto"/>
        <w:rPr>
          <w:rFonts w:cstheme="minorHAnsi"/>
          <w:szCs w:val="28"/>
        </w:rPr>
      </w:pPr>
      <w:r w:rsidRPr="00170491">
        <w:rPr>
          <w:rFonts w:cstheme="minorHAnsi"/>
          <w:szCs w:val="28"/>
        </w:rPr>
        <w:t xml:space="preserve"> Este ejemplo está sacando los datos para un </w:t>
      </w:r>
      <w:proofErr w:type="spellStart"/>
      <w:r w:rsidRPr="00170491">
        <w:rPr>
          <w:rFonts w:cstheme="minorHAnsi"/>
          <w:szCs w:val="28"/>
        </w:rPr>
        <w:t>VirtualGrid,por</w:t>
      </w:r>
      <w:proofErr w:type="spellEnd"/>
      <w:r w:rsidRPr="00170491">
        <w:rPr>
          <w:rFonts w:cstheme="minorHAnsi"/>
          <w:szCs w:val="28"/>
        </w:rPr>
        <w:t xml:space="preserve"> lo tanto añadimos la parte final (</w:t>
      </w:r>
      <w:proofErr w:type="spellStart"/>
      <w:r w:rsidRPr="00170491">
        <w:rPr>
          <w:rFonts w:cstheme="minorHAnsi"/>
          <w:szCs w:val="28"/>
        </w:rPr>
        <w:t>Where</w:t>
      </w:r>
      <w:proofErr w:type="spellEnd"/>
      <w:r w:rsidRPr="00170491">
        <w:rPr>
          <w:rFonts w:cstheme="minorHAnsi"/>
          <w:szCs w:val="28"/>
        </w:rPr>
        <w:t xml:space="preserve"> </w:t>
      </w:r>
      <w:proofErr w:type="spellStart"/>
      <w:r w:rsidRPr="00170491">
        <w:rPr>
          <w:rFonts w:cstheme="minorHAnsi"/>
          <w:szCs w:val="28"/>
        </w:rPr>
        <w:t>RowNum</w:t>
      </w:r>
      <w:proofErr w:type="spellEnd"/>
      <w:r w:rsidRPr="00170491">
        <w:rPr>
          <w:rFonts w:cstheme="minorHAnsi"/>
          <w:szCs w:val="28"/>
        </w:rPr>
        <w:t xml:space="preserve"> Between…) para indicarle la página que queremos,</w:t>
      </w:r>
      <w:r>
        <w:rPr>
          <w:rFonts w:cstheme="minorHAnsi"/>
          <w:szCs w:val="28"/>
        </w:rPr>
        <w:t xml:space="preserve"> </w:t>
      </w:r>
      <w:r w:rsidRPr="00170491">
        <w:rPr>
          <w:rFonts w:cstheme="minorHAnsi"/>
          <w:szCs w:val="28"/>
        </w:rPr>
        <w:t xml:space="preserve">en el caso de un </w:t>
      </w:r>
      <w:proofErr w:type="spellStart"/>
      <w:r w:rsidRPr="00170491">
        <w:rPr>
          <w:rFonts w:cstheme="minorHAnsi"/>
          <w:szCs w:val="28"/>
        </w:rPr>
        <w:t>grid</w:t>
      </w:r>
      <w:proofErr w:type="spellEnd"/>
      <w:r w:rsidRPr="00170491">
        <w:rPr>
          <w:rFonts w:cstheme="minorHAnsi"/>
          <w:szCs w:val="28"/>
        </w:rPr>
        <w:t xml:space="preserve"> </w:t>
      </w:r>
      <w:proofErr w:type="spellStart"/>
      <w:r w:rsidRPr="00170491">
        <w:rPr>
          <w:rFonts w:cstheme="minorHAnsi"/>
          <w:szCs w:val="28"/>
        </w:rPr>
        <w:t>view</w:t>
      </w:r>
      <w:proofErr w:type="spellEnd"/>
      <w:r w:rsidRPr="00170491">
        <w:rPr>
          <w:rFonts w:cstheme="minorHAnsi"/>
          <w:szCs w:val="28"/>
        </w:rPr>
        <w:t xml:space="preserve"> esto no es necesario.</w:t>
      </w:r>
      <w:r>
        <w:rPr>
          <w:rFonts w:cstheme="minorHAnsi"/>
          <w:szCs w:val="28"/>
        </w:rPr>
        <w:t xml:space="preserve"> Con estas SELECT nos viene también una columna </w:t>
      </w:r>
      <w:proofErr w:type="spellStart"/>
      <w:r>
        <w:rPr>
          <w:rFonts w:cstheme="minorHAnsi"/>
          <w:szCs w:val="28"/>
        </w:rPr>
        <w:t>RowNum</w:t>
      </w:r>
      <w:proofErr w:type="spellEnd"/>
      <w:r>
        <w:rPr>
          <w:rFonts w:cstheme="minorHAnsi"/>
          <w:szCs w:val="28"/>
        </w:rPr>
        <w:t xml:space="preserve"> con el número de la columna que posteriormente se quita ya que no se debe visualizar en el </w:t>
      </w:r>
      <w:proofErr w:type="spellStart"/>
      <w:r>
        <w:rPr>
          <w:rFonts w:cstheme="minorHAnsi"/>
          <w:szCs w:val="28"/>
        </w:rPr>
        <w:t>grid</w:t>
      </w:r>
      <w:proofErr w:type="spellEnd"/>
      <w:r>
        <w:rPr>
          <w:rFonts w:cstheme="minorHAnsi"/>
          <w:szCs w:val="28"/>
        </w:rPr>
        <w:t>.</w:t>
      </w:r>
    </w:p>
    <w:p w14:paraId="659158E0" w14:textId="77777777" w:rsidR="002507F4" w:rsidRPr="00170491" w:rsidRDefault="002507F4" w:rsidP="002507F4">
      <w:pPr>
        <w:spacing w:after="0" w:line="276" w:lineRule="auto"/>
        <w:rPr>
          <w:rFonts w:cstheme="minorHAnsi"/>
          <w:szCs w:val="28"/>
        </w:rPr>
      </w:pPr>
    </w:p>
    <w:p w14:paraId="2D82EF05" w14:textId="632316DA" w:rsidR="002507F4" w:rsidRDefault="002507F4" w:rsidP="002507F4">
      <w:pPr>
        <w:spacing w:after="0" w:line="276" w:lineRule="auto"/>
        <w:rPr>
          <w:rFonts w:cstheme="minorHAnsi"/>
          <w:b/>
          <w:sz w:val="28"/>
          <w:szCs w:val="28"/>
        </w:rPr>
      </w:pPr>
      <w:r>
        <w:rPr>
          <w:rFonts w:cstheme="minorHAnsi"/>
          <w:b/>
          <w:sz w:val="28"/>
          <w:szCs w:val="28"/>
        </w:rPr>
        <w:lastRenderedPageBreak/>
        <w:t xml:space="preserve">Ejemplo datos </w:t>
      </w:r>
      <w:proofErr w:type="spellStart"/>
      <w:r>
        <w:rPr>
          <w:rFonts w:cstheme="minorHAnsi"/>
          <w:b/>
          <w:sz w:val="28"/>
          <w:szCs w:val="28"/>
        </w:rPr>
        <w:t>GridView</w:t>
      </w:r>
      <w:proofErr w:type="spellEnd"/>
      <w:r>
        <w:rPr>
          <w:rFonts w:cstheme="minorHAnsi"/>
          <w:b/>
          <w:sz w:val="28"/>
          <w:szCs w:val="28"/>
        </w:rPr>
        <w:t>:</w:t>
      </w:r>
    </w:p>
    <w:p w14:paraId="2966ADB7" w14:textId="1CAF008F" w:rsidR="002507F4" w:rsidRDefault="002507F4" w:rsidP="002507F4">
      <w:pPr>
        <w:spacing w:after="0" w:line="276" w:lineRule="auto"/>
        <w:rPr>
          <w:rFonts w:cstheme="minorHAnsi"/>
          <w:b/>
          <w:sz w:val="28"/>
          <w:szCs w:val="28"/>
        </w:rPr>
      </w:pPr>
      <w:r>
        <w:rPr>
          <w:noProof/>
          <w:lang w:eastAsia="es-ES"/>
        </w:rPr>
        <w:drawing>
          <wp:inline distT="0" distB="0" distL="0" distR="0" wp14:anchorId="17DB0139" wp14:editId="47CAB602">
            <wp:extent cx="8417144" cy="139065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46494" cy="1395499"/>
                    </a:xfrm>
                    <a:prstGeom prst="rect">
                      <a:avLst/>
                    </a:prstGeom>
                  </pic:spPr>
                </pic:pic>
              </a:graphicData>
            </a:graphic>
          </wp:inline>
        </w:drawing>
      </w:r>
    </w:p>
    <w:p w14:paraId="6AC46B6F" w14:textId="6C8E2066" w:rsidR="002507F4" w:rsidRPr="0076631E" w:rsidRDefault="002507F4" w:rsidP="002507F4">
      <w:pPr>
        <w:spacing w:after="0" w:line="276" w:lineRule="auto"/>
        <w:rPr>
          <w:rFonts w:cstheme="minorHAnsi"/>
          <w:b/>
          <w:szCs w:val="28"/>
        </w:rPr>
      </w:pPr>
      <w:proofErr w:type="spellStart"/>
      <w:r w:rsidRPr="0076631E">
        <w:rPr>
          <w:rFonts w:cstheme="minorHAnsi"/>
          <w:b/>
          <w:szCs w:val="28"/>
        </w:rPr>
        <w:t>Aviso:Las</w:t>
      </w:r>
      <w:proofErr w:type="spellEnd"/>
      <w:r w:rsidRPr="0076631E">
        <w:rPr>
          <w:rFonts w:cstheme="minorHAnsi"/>
          <w:b/>
          <w:szCs w:val="28"/>
        </w:rPr>
        <w:t xml:space="preserve"> clases de Business y </w:t>
      </w:r>
      <w:proofErr w:type="spellStart"/>
      <w:r w:rsidRPr="0076631E">
        <w:rPr>
          <w:rFonts w:cstheme="minorHAnsi"/>
          <w:b/>
          <w:szCs w:val="28"/>
        </w:rPr>
        <w:t>DataAccess</w:t>
      </w:r>
      <w:proofErr w:type="spellEnd"/>
      <w:r w:rsidRPr="0076631E">
        <w:rPr>
          <w:rFonts w:cstheme="minorHAnsi"/>
          <w:b/>
          <w:szCs w:val="28"/>
        </w:rPr>
        <w:t xml:space="preserve"> se pretende que sean cambiadas en un futuro, de manera que se use la encapsulación de forma eficiente para reducir el tamaño de las clases y los métodos sean </w:t>
      </w:r>
      <w:proofErr w:type="spellStart"/>
      <w:r w:rsidRPr="0076631E">
        <w:rPr>
          <w:rFonts w:cstheme="minorHAnsi"/>
          <w:b/>
          <w:szCs w:val="28"/>
        </w:rPr>
        <w:t>mas</w:t>
      </w:r>
      <w:proofErr w:type="spellEnd"/>
      <w:r w:rsidRPr="0076631E">
        <w:rPr>
          <w:rFonts w:cstheme="minorHAnsi"/>
          <w:b/>
          <w:szCs w:val="28"/>
        </w:rPr>
        <w:t xml:space="preserve"> genéricos,</w:t>
      </w:r>
      <w:r>
        <w:rPr>
          <w:rFonts w:cstheme="minorHAnsi"/>
          <w:b/>
          <w:szCs w:val="28"/>
        </w:rPr>
        <w:t xml:space="preserve"> </w:t>
      </w:r>
      <w:r w:rsidRPr="0076631E">
        <w:rPr>
          <w:rFonts w:cstheme="minorHAnsi"/>
          <w:b/>
          <w:szCs w:val="28"/>
        </w:rPr>
        <w:t xml:space="preserve">en lugar de tener métodos específicos para cada formulario. Otro apunte es que debido a que el programa ha pasado por varias manos hay algunos métodos que siendo similares hacen cosas distintas, principalmente esto se verá en métodos relacionados con las clases </w:t>
      </w:r>
      <w:proofErr w:type="spellStart"/>
      <w:r w:rsidRPr="0076631E">
        <w:rPr>
          <w:rFonts w:cstheme="minorHAnsi"/>
          <w:b/>
          <w:szCs w:val="28"/>
        </w:rPr>
        <w:t>ControlTareas,OrdenesRecogida</w:t>
      </w:r>
      <w:proofErr w:type="spellEnd"/>
      <w:r w:rsidRPr="0076631E">
        <w:rPr>
          <w:rFonts w:cstheme="minorHAnsi"/>
          <w:b/>
          <w:szCs w:val="28"/>
        </w:rPr>
        <w:t xml:space="preserve"> y </w:t>
      </w:r>
      <w:proofErr w:type="spellStart"/>
      <w:r w:rsidRPr="0076631E">
        <w:rPr>
          <w:rFonts w:cstheme="minorHAnsi"/>
          <w:b/>
          <w:szCs w:val="28"/>
        </w:rPr>
        <w:t>AcopiosProduccion</w:t>
      </w:r>
      <w:proofErr w:type="spellEnd"/>
      <w:r w:rsidRPr="0076631E">
        <w:rPr>
          <w:rFonts w:cstheme="minorHAnsi"/>
          <w:b/>
          <w:szCs w:val="28"/>
        </w:rPr>
        <w:t xml:space="preserve"> que fueron realizadas por otro compañero que ya no está. Por ejemplo para realizar </w:t>
      </w:r>
      <w:proofErr w:type="spellStart"/>
      <w:r w:rsidRPr="0076631E">
        <w:rPr>
          <w:rFonts w:cstheme="minorHAnsi"/>
          <w:b/>
          <w:szCs w:val="28"/>
        </w:rPr>
        <w:t>querys</w:t>
      </w:r>
      <w:proofErr w:type="spellEnd"/>
      <w:r w:rsidRPr="0076631E">
        <w:rPr>
          <w:rFonts w:cstheme="minorHAnsi"/>
          <w:b/>
          <w:szCs w:val="28"/>
        </w:rPr>
        <w:t xml:space="preserve"> </w:t>
      </w:r>
      <w:proofErr w:type="spellStart"/>
      <w:r w:rsidRPr="0076631E">
        <w:rPr>
          <w:rFonts w:cstheme="minorHAnsi"/>
          <w:b/>
          <w:szCs w:val="28"/>
        </w:rPr>
        <w:t>mas</w:t>
      </w:r>
      <w:proofErr w:type="spellEnd"/>
      <w:r w:rsidRPr="0076631E">
        <w:rPr>
          <w:rFonts w:cstheme="minorHAnsi"/>
          <w:b/>
          <w:szCs w:val="28"/>
        </w:rPr>
        <w:t xml:space="preserve"> complejas que las que se estaban usando en el momento creo </w:t>
      </w:r>
      <w:proofErr w:type="spellStart"/>
      <w:r w:rsidRPr="0076631E">
        <w:rPr>
          <w:rFonts w:cstheme="minorHAnsi"/>
          <w:b/>
          <w:szCs w:val="28"/>
        </w:rPr>
        <w:t>mas</w:t>
      </w:r>
      <w:proofErr w:type="spellEnd"/>
      <w:r w:rsidRPr="0076631E">
        <w:rPr>
          <w:rFonts w:cstheme="minorHAnsi"/>
          <w:b/>
          <w:szCs w:val="28"/>
        </w:rPr>
        <w:t xml:space="preserve"> clases como </w:t>
      </w:r>
      <w:proofErr w:type="spellStart"/>
      <w:r w:rsidRPr="0076631E">
        <w:rPr>
          <w:rFonts w:cstheme="minorHAnsi"/>
          <w:b/>
          <w:szCs w:val="28"/>
        </w:rPr>
        <w:t>GetSQLField</w:t>
      </w:r>
      <w:proofErr w:type="spellEnd"/>
      <w:r w:rsidRPr="0076631E">
        <w:rPr>
          <w:rFonts w:cstheme="minorHAnsi"/>
          <w:b/>
          <w:szCs w:val="28"/>
        </w:rPr>
        <w:t xml:space="preserve"> en Business para poder formar la </w:t>
      </w:r>
      <w:proofErr w:type="spellStart"/>
      <w:r w:rsidRPr="0076631E">
        <w:rPr>
          <w:rFonts w:cstheme="minorHAnsi"/>
          <w:b/>
          <w:szCs w:val="28"/>
        </w:rPr>
        <w:t>query</w:t>
      </w:r>
      <w:proofErr w:type="spellEnd"/>
      <w:r w:rsidRPr="0076631E">
        <w:rPr>
          <w:rFonts w:cstheme="minorHAnsi"/>
          <w:b/>
          <w:szCs w:val="28"/>
        </w:rPr>
        <w:t xml:space="preserve"> como el necesitaba,</w:t>
      </w:r>
      <w:r>
        <w:rPr>
          <w:rFonts w:cstheme="minorHAnsi"/>
          <w:b/>
          <w:szCs w:val="28"/>
        </w:rPr>
        <w:t xml:space="preserve"> </w:t>
      </w:r>
      <w:r w:rsidRPr="0076631E">
        <w:rPr>
          <w:rFonts w:cstheme="minorHAnsi"/>
          <w:b/>
          <w:szCs w:val="28"/>
        </w:rPr>
        <w:t>esto habría que revisarlo ya que es muy posible que se pueda reducir código también en esa sección.</w:t>
      </w:r>
    </w:p>
    <w:p w14:paraId="6241E371" w14:textId="64FB892E" w:rsidR="002507F4" w:rsidRDefault="002507F4" w:rsidP="002507F4">
      <w:pPr>
        <w:spacing w:after="0" w:line="276" w:lineRule="auto"/>
        <w:rPr>
          <w:rFonts w:cstheme="minorHAnsi"/>
          <w:b/>
          <w:sz w:val="28"/>
          <w:szCs w:val="28"/>
        </w:rPr>
      </w:pPr>
      <w:r>
        <w:rPr>
          <w:rFonts w:cstheme="minorHAnsi"/>
          <w:b/>
          <w:sz w:val="28"/>
          <w:szCs w:val="28"/>
        </w:rPr>
        <w:t xml:space="preserve">Ejemplo ejecutar SQL en </w:t>
      </w:r>
      <w:proofErr w:type="spellStart"/>
      <w:r>
        <w:rPr>
          <w:rFonts w:cstheme="minorHAnsi"/>
          <w:b/>
          <w:sz w:val="28"/>
          <w:szCs w:val="28"/>
        </w:rPr>
        <w:t>ConexionSQL</w:t>
      </w:r>
      <w:proofErr w:type="spellEnd"/>
      <w:r>
        <w:rPr>
          <w:rFonts w:cstheme="minorHAnsi"/>
          <w:b/>
          <w:sz w:val="28"/>
          <w:szCs w:val="28"/>
        </w:rPr>
        <w:t>:</w:t>
      </w:r>
    </w:p>
    <w:p w14:paraId="5D27D54D" w14:textId="00B52147" w:rsidR="002507F4" w:rsidRDefault="002507F4" w:rsidP="002507F4">
      <w:pPr>
        <w:spacing w:after="0" w:line="276" w:lineRule="auto"/>
        <w:rPr>
          <w:rFonts w:cstheme="minorHAnsi"/>
          <w:b/>
          <w:sz w:val="28"/>
          <w:szCs w:val="28"/>
        </w:rPr>
      </w:pPr>
      <w:r>
        <w:rPr>
          <w:noProof/>
          <w:lang w:eastAsia="es-ES"/>
        </w:rPr>
        <w:drawing>
          <wp:inline distT="0" distB="0" distL="0" distR="0" wp14:anchorId="46B53D73" wp14:editId="32032CA2">
            <wp:extent cx="5400040" cy="377126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771265"/>
                    </a:xfrm>
                    <a:prstGeom prst="rect">
                      <a:avLst/>
                    </a:prstGeom>
                  </pic:spPr>
                </pic:pic>
              </a:graphicData>
            </a:graphic>
          </wp:inline>
        </w:drawing>
      </w:r>
    </w:p>
    <w:p w14:paraId="13BE1BFA" w14:textId="6C752439" w:rsidR="002507F4" w:rsidRDefault="002507F4" w:rsidP="002507F4">
      <w:pPr>
        <w:spacing w:after="0" w:line="276" w:lineRule="auto"/>
        <w:rPr>
          <w:rFonts w:cstheme="minorHAnsi"/>
          <w:szCs w:val="28"/>
        </w:rPr>
      </w:pPr>
      <w:r w:rsidRPr="0076631E">
        <w:rPr>
          <w:rFonts w:cstheme="minorHAnsi"/>
          <w:szCs w:val="28"/>
        </w:rPr>
        <w:t xml:space="preserve">Abrimos una </w:t>
      </w:r>
      <w:proofErr w:type="spellStart"/>
      <w:r w:rsidRPr="0076631E">
        <w:rPr>
          <w:rFonts w:cstheme="minorHAnsi"/>
          <w:szCs w:val="28"/>
        </w:rPr>
        <w:t>SQLConnection</w:t>
      </w:r>
      <w:proofErr w:type="spellEnd"/>
      <w:r w:rsidRPr="0076631E">
        <w:rPr>
          <w:rFonts w:cstheme="minorHAnsi"/>
          <w:szCs w:val="28"/>
        </w:rPr>
        <w:t xml:space="preserve"> y un </w:t>
      </w:r>
      <w:proofErr w:type="spellStart"/>
      <w:r w:rsidRPr="0076631E">
        <w:rPr>
          <w:rFonts w:cstheme="minorHAnsi"/>
          <w:szCs w:val="28"/>
        </w:rPr>
        <w:t>SQLCommand,al</w:t>
      </w:r>
      <w:proofErr w:type="spellEnd"/>
      <w:r w:rsidRPr="0076631E">
        <w:rPr>
          <w:rFonts w:cstheme="minorHAnsi"/>
          <w:szCs w:val="28"/>
        </w:rPr>
        <w:t xml:space="preserve"> </w:t>
      </w:r>
      <w:proofErr w:type="spellStart"/>
      <w:r w:rsidRPr="0076631E">
        <w:rPr>
          <w:rFonts w:cstheme="minorHAnsi"/>
          <w:szCs w:val="28"/>
        </w:rPr>
        <w:t>command</w:t>
      </w:r>
      <w:proofErr w:type="spellEnd"/>
      <w:r w:rsidRPr="0076631E">
        <w:rPr>
          <w:rFonts w:cstheme="minorHAnsi"/>
          <w:szCs w:val="28"/>
        </w:rPr>
        <w:t xml:space="preserve"> le pasamos la </w:t>
      </w:r>
      <w:proofErr w:type="spellStart"/>
      <w:r w:rsidRPr="0076631E">
        <w:rPr>
          <w:rFonts w:cstheme="minorHAnsi"/>
          <w:szCs w:val="28"/>
        </w:rPr>
        <w:t>query</w:t>
      </w:r>
      <w:proofErr w:type="spellEnd"/>
      <w:r w:rsidRPr="0076631E">
        <w:rPr>
          <w:rFonts w:cstheme="minorHAnsi"/>
          <w:szCs w:val="28"/>
        </w:rPr>
        <w:t xml:space="preserve"> y la </w:t>
      </w:r>
      <w:proofErr w:type="spellStart"/>
      <w:r w:rsidRPr="0076631E">
        <w:rPr>
          <w:rFonts w:cstheme="minorHAnsi"/>
          <w:szCs w:val="28"/>
        </w:rPr>
        <w:t>SQLConnecion,a</w:t>
      </w:r>
      <w:proofErr w:type="spellEnd"/>
      <w:r w:rsidRPr="0076631E">
        <w:rPr>
          <w:rFonts w:cstheme="minorHAnsi"/>
          <w:szCs w:val="28"/>
        </w:rPr>
        <w:t xml:space="preserve"> la </w:t>
      </w:r>
      <w:proofErr w:type="spellStart"/>
      <w:r w:rsidRPr="0076631E">
        <w:rPr>
          <w:rFonts w:cstheme="minorHAnsi"/>
          <w:szCs w:val="28"/>
        </w:rPr>
        <w:t>SQLConnection</w:t>
      </w:r>
      <w:proofErr w:type="spellEnd"/>
      <w:r w:rsidRPr="0076631E">
        <w:rPr>
          <w:rFonts w:cstheme="minorHAnsi"/>
          <w:szCs w:val="28"/>
        </w:rPr>
        <w:t xml:space="preserve"> hay que asignarle el </w:t>
      </w:r>
      <w:proofErr w:type="spellStart"/>
      <w:r w:rsidRPr="0076631E">
        <w:rPr>
          <w:rFonts w:cstheme="minorHAnsi"/>
          <w:szCs w:val="28"/>
        </w:rPr>
        <w:t>connection</w:t>
      </w:r>
      <w:proofErr w:type="spellEnd"/>
      <w:r w:rsidRPr="0076631E">
        <w:rPr>
          <w:rFonts w:cstheme="minorHAnsi"/>
          <w:szCs w:val="28"/>
        </w:rPr>
        <w:t xml:space="preserve"> </w:t>
      </w:r>
      <w:proofErr w:type="spellStart"/>
      <w:r w:rsidRPr="0076631E">
        <w:rPr>
          <w:rFonts w:cstheme="minorHAnsi"/>
          <w:szCs w:val="28"/>
        </w:rPr>
        <w:t>string</w:t>
      </w:r>
      <w:proofErr w:type="spellEnd"/>
      <w:r w:rsidRPr="0076631E">
        <w:rPr>
          <w:rFonts w:cstheme="minorHAnsi"/>
          <w:szCs w:val="28"/>
        </w:rPr>
        <w:t xml:space="preserve">. Instanciamos una estructura para guardar los </w:t>
      </w:r>
      <w:proofErr w:type="spellStart"/>
      <w:r w:rsidRPr="0076631E">
        <w:rPr>
          <w:rFonts w:cstheme="minorHAnsi"/>
          <w:szCs w:val="28"/>
        </w:rPr>
        <w:t>datos,en</w:t>
      </w:r>
      <w:proofErr w:type="spellEnd"/>
      <w:r w:rsidRPr="0076631E">
        <w:rPr>
          <w:rFonts w:cstheme="minorHAnsi"/>
          <w:szCs w:val="28"/>
        </w:rPr>
        <w:t xml:space="preserve"> este caso una </w:t>
      </w:r>
      <w:proofErr w:type="spellStart"/>
      <w:r w:rsidRPr="0076631E">
        <w:rPr>
          <w:rFonts w:cstheme="minorHAnsi"/>
          <w:szCs w:val="28"/>
        </w:rPr>
        <w:t>DataTable,y</w:t>
      </w:r>
      <w:proofErr w:type="spellEnd"/>
      <w:r w:rsidRPr="0076631E">
        <w:rPr>
          <w:rFonts w:cstheme="minorHAnsi"/>
          <w:szCs w:val="28"/>
        </w:rPr>
        <w:t xml:space="preserve"> usando un </w:t>
      </w:r>
      <w:proofErr w:type="spellStart"/>
      <w:r w:rsidRPr="0076631E">
        <w:rPr>
          <w:rFonts w:cstheme="minorHAnsi"/>
          <w:szCs w:val="28"/>
        </w:rPr>
        <w:t>SQLDataAdapter,el</w:t>
      </w:r>
      <w:proofErr w:type="spellEnd"/>
      <w:r w:rsidRPr="0076631E">
        <w:rPr>
          <w:rFonts w:cstheme="minorHAnsi"/>
          <w:szCs w:val="28"/>
        </w:rPr>
        <w:t xml:space="preserve"> cual ejecuta el </w:t>
      </w:r>
      <w:proofErr w:type="spellStart"/>
      <w:r w:rsidRPr="0076631E">
        <w:rPr>
          <w:rFonts w:cstheme="minorHAnsi"/>
          <w:szCs w:val="28"/>
        </w:rPr>
        <w:t>comando,usamos</w:t>
      </w:r>
      <w:proofErr w:type="spellEnd"/>
      <w:r w:rsidRPr="0076631E">
        <w:rPr>
          <w:rFonts w:cstheme="minorHAnsi"/>
          <w:szCs w:val="28"/>
        </w:rPr>
        <w:t xml:space="preserve"> el método </w:t>
      </w:r>
      <w:proofErr w:type="spellStart"/>
      <w:r w:rsidRPr="0076631E">
        <w:rPr>
          <w:rFonts w:cstheme="minorHAnsi"/>
          <w:szCs w:val="28"/>
        </w:rPr>
        <w:t>Fill</w:t>
      </w:r>
      <w:proofErr w:type="spellEnd"/>
      <w:r w:rsidRPr="0076631E">
        <w:rPr>
          <w:rFonts w:cstheme="minorHAnsi"/>
          <w:szCs w:val="28"/>
        </w:rPr>
        <w:t xml:space="preserve">() pasándole la data table que tiene que </w:t>
      </w:r>
      <w:proofErr w:type="spellStart"/>
      <w:r w:rsidRPr="0076631E">
        <w:rPr>
          <w:rFonts w:cstheme="minorHAnsi"/>
          <w:szCs w:val="28"/>
        </w:rPr>
        <w:t>llenar,por</w:t>
      </w:r>
      <w:proofErr w:type="spellEnd"/>
      <w:r w:rsidRPr="0076631E">
        <w:rPr>
          <w:rFonts w:cstheme="minorHAnsi"/>
          <w:szCs w:val="28"/>
        </w:rPr>
        <w:t xml:space="preserve"> último se devuelve.</w:t>
      </w:r>
    </w:p>
    <w:p w14:paraId="72DA12B2" w14:textId="77777777" w:rsidR="002507F4" w:rsidRDefault="002507F4" w:rsidP="002507F4">
      <w:pPr>
        <w:spacing w:after="0" w:line="276" w:lineRule="auto"/>
        <w:rPr>
          <w:rFonts w:cstheme="minorHAnsi"/>
          <w:szCs w:val="28"/>
        </w:rPr>
      </w:pPr>
    </w:p>
    <w:p w14:paraId="7ACE84BD" w14:textId="7AA8C172" w:rsidR="002507F4" w:rsidRPr="00FA6A00" w:rsidRDefault="002507F4" w:rsidP="002507F4">
      <w:pPr>
        <w:pStyle w:val="Ttulo2"/>
      </w:pPr>
      <w:bookmarkStart w:id="33" w:name="_Toc42003166"/>
      <w:r w:rsidRPr="00FA6A00">
        <w:lastRenderedPageBreak/>
        <w:t>El esquema</w:t>
      </w:r>
      <w:bookmarkEnd w:id="33"/>
    </w:p>
    <w:p w14:paraId="5FC744D6" w14:textId="3E4587C1" w:rsidR="002507F4" w:rsidRDefault="002507F4" w:rsidP="002507F4">
      <w:pPr>
        <w:spacing w:after="0" w:line="276" w:lineRule="auto"/>
        <w:rPr>
          <w:rFonts w:cstheme="minorHAnsi"/>
          <w:szCs w:val="28"/>
        </w:rPr>
      </w:pPr>
      <w:r>
        <w:rPr>
          <w:rFonts w:cstheme="minorHAnsi"/>
          <w:szCs w:val="28"/>
        </w:rPr>
        <w:t xml:space="preserve">Para recoger los datos </w:t>
      </w:r>
      <w:proofErr w:type="spellStart"/>
      <w:r>
        <w:rPr>
          <w:rFonts w:cstheme="minorHAnsi"/>
          <w:szCs w:val="28"/>
        </w:rPr>
        <w:t>json</w:t>
      </w:r>
      <w:proofErr w:type="spellEnd"/>
      <w:r>
        <w:rPr>
          <w:rFonts w:cstheme="minorHAnsi"/>
          <w:szCs w:val="28"/>
        </w:rPr>
        <w:t xml:space="preserve"> usamos una </w:t>
      </w:r>
      <w:proofErr w:type="spellStart"/>
      <w:r>
        <w:rPr>
          <w:rFonts w:cstheme="minorHAnsi"/>
          <w:szCs w:val="28"/>
        </w:rPr>
        <w:t>List</w:t>
      </w:r>
      <w:proofErr w:type="spellEnd"/>
      <w:r>
        <w:rPr>
          <w:rFonts w:cstheme="minorHAnsi"/>
          <w:szCs w:val="28"/>
        </w:rPr>
        <w:t xml:space="preserve"> del tipo </w:t>
      </w:r>
      <w:proofErr w:type="spellStart"/>
      <w:r>
        <w:rPr>
          <w:rFonts w:cstheme="minorHAnsi"/>
          <w:szCs w:val="28"/>
        </w:rPr>
        <w:t>TableScheme</w:t>
      </w:r>
      <w:proofErr w:type="spellEnd"/>
      <w:r>
        <w:rPr>
          <w:rFonts w:cstheme="minorHAnsi"/>
          <w:szCs w:val="28"/>
        </w:rPr>
        <w:t xml:space="preserve"> que ya se ha mencionado anteriormente. En un principio se declara </w:t>
      </w:r>
      <w:proofErr w:type="spellStart"/>
      <w:r>
        <w:rPr>
          <w:rFonts w:cstheme="minorHAnsi"/>
          <w:szCs w:val="28"/>
        </w:rPr>
        <w:t>vacia</w:t>
      </w:r>
      <w:proofErr w:type="spellEnd"/>
      <w:r>
        <w:rPr>
          <w:rFonts w:cstheme="minorHAnsi"/>
          <w:szCs w:val="28"/>
        </w:rPr>
        <w:t xml:space="preserve"> y cuando vamos a recoger el esquema de Business la enviamos como </w:t>
      </w:r>
      <w:proofErr w:type="spellStart"/>
      <w:r>
        <w:rPr>
          <w:rFonts w:cstheme="minorHAnsi"/>
          <w:szCs w:val="28"/>
        </w:rPr>
        <w:t>referencia,el</w:t>
      </w:r>
      <w:proofErr w:type="spellEnd"/>
      <w:r>
        <w:rPr>
          <w:rFonts w:cstheme="minorHAnsi"/>
          <w:szCs w:val="28"/>
        </w:rPr>
        <w:t xml:space="preserve"> método de Business llamará al método de obtención de esquema de </w:t>
      </w:r>
      <w:proofErr w:type="spellStart"/>
      <w:r>
        <w:rPr>
          <w:rFonts w:cstheme="minorHAnsi"/>
          <w:szCs w:val="28"/>
        </w:rPr>
        <w:t>DataAcess</w:t>
      </w:r>
      <w:proofErr w:type="spellEnd"/>
      <w:r>
        <w:rPr>
          <w:rFonts w:cstheme="minorHAnsi"/>
          <w:szCs w:val="28"/>
        </w:rPr>
        <w:t xml:space="preserve">. En este método cargamos el archivo </w:t>
      </w:r>
      <w:proofErr w:type="spellStart"/>
      <w:r>
        <w:rPr>
          <w:rFonts w:cstheme="minorHAnsi"/>
          <w:szCs w:val="28"/>
        </w:rPr>
        <w:t>json</w:t>
      </w:r>
      <w:proofErr w:type="spellEnd"/>
      <w:r>
        <w:rPr>
          <w:rFonts w:cstheme="minorHAnsi"/>
          <w:szCs w:val="28"/>
        </w:rPr>
        <w:t xml:space="preserve"> correspondiente y lo </w:t>
      </w:r>
      <w:proofErr w:type="spellStart"/>
      <w:r>
        <w:rPr>
          <w:rFonts w:cstheme="minorHAnsi"/>
          <w:szCs w:val="28"/>
        </w:rPr>
        <w:t>deserializamos</w:t>
      </w:r>
      <w:proofErr w:type="spellEnd"/>
      <w:r>
        <w:rPr>
          <w:rFonts w:cstheme="minorHAnsi"/>
          <w:szCs w:val="28"/>
        </w:rPr>
        <w:t xml:space="preserve"> sobre el esquema que hemos enviado desde nuestro </w:t>
      </w:r>
      <w:proofErr w:type="spellStart"/>
      <w:r>
        <w:rPr>
          <w:rFonts w:cstheme="minorHAnsi"/>
          <w:szCs w:val="28"/>
        </w:rPr>
        <w:t>UserControl</w:t>
      </w:r>
      <w:proofErr w:type="spellEnd"/>
      <w:r>
        <w:rPr>
          <w:rFonts w:cstheme="minorHAnsi"/>
          <w:szCs w:val="28"/>
        </w:rPr>
        <w:t xml:space="preserve">. Con el esquema ya rellenado lo recorremos para formar la </w:t>
      </w:r>
      <w:proofErr w:type="spellStart"/>
      <w:r>
        <w:rPr>
          <w:rFonts w:cstheme="minorHAnsi"/>
          <w:szCs w:val="28"/>
        </w:rPr>
        <w:t>query</w:t>
      </w:r>
      <w:proofErr w:type="spellEnd"/>
      <w:r>
        <w:rPr>
          <w:rFonts w:cstheme="minorHAnsi"/>
          <w:szCs w:val="28"/>
        </w:rPr>
        <w:t xml:space="preserve"> que nos dará la cantidad de registros y hacemos un </w:t>
      </w:r>
      <w:proofErr w:type="spellStart"/>
      <w:r>
        <w:rPr>
          <w:rFonts w:cstheme="minorHAnsi"/>
          <w:szCs w:val="28"/>
        </w:rPr>
        <w:t>replace</w:t>
      </w:r>
      <w:proofErr w:type="spellEnd"/>
      <w:r>
        <w:rPr>
          <w:rFonts w:cstheme="minorHAnsi"/>
          <w:szCs w:val="28"/>
        </w:rPr>
        <w:t xml:space="preserve"> sobre la sección “DATA” del JSON. </w:t>
      </w:r>
    </w:p>
    <w:p w14:paraId="18B17FD2" w14:textId="77777777" w:rsidR="002507F4" w:rsidRDefault="002507F4" w:rsidP="002507F4">
      <w:pPr>
        <w:spacing w:after="0" w:line="276" w:lineRule="auto"/>
        <w:rPr>
          <w:rFonts w:cstheme="minorHAnsi"/>
          <w:szCs w:val="28"/>
        </w:rPr>
      </w:pPr>
    </w:p>
    <w:p w14:paraId="6C814EB0" w14:textId="77777777" w:rsidR="002507F4" w:rsidRDefault="002507F4" w:rsidP="002507F4">
      <w:pPr>
        <w:spacing w:after="0" w:line="276" w:lineRule="auto"/>
        <w:rPr>
          <w:rFonts w:cstheme="minorHAnsi"/>
          <w:szCs w:val="28"/>
        </w:rPr>
      </w:pPr>
    </w:p>
    <w:p w14:paraId="5C2959D0" w14:textId="3FCA6487" w:rsidR="002507F4" w:rsidRPr="0076631E" w:rsidRDefault="002507F4" w:rsidP="002507F4">
      <w:pPr>
        <w:spacing w:after="0" w:line="276" w:lineRule="auto"/>
        <w:rPr>
          <w:rFonts w:cstheme="minorHAnsi"/>
          <w:szCs w:val="28"/>
        </w:rPr>
      </w:pPr>
      <w:r>
        <w:rPr>
          <w:noProof/>
          <w:lang w:eastAsia="es-ES"/>
        </w:rPr>
        <w:drawing>
          <wp:inline distT="0" distB="0" distL="0" distR="0" wp14:anchorId="3ED4241C" wp14:editId="6B7A172B">
            <wp:extent cx="10210766" cy="269557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218330" cy="2697572"/>
                    </a:xfrm>
                    <a:prstGeom prst="rect">
                      <a:avLst/>
                    </a:prstGeom>
                  </pic:spPr>
                </pic:pic>
              </a:graphicData>
            </a:graphic>
          </wp:inline>
        </w:drawing>
      </w:r>
    </w:p>
    <w:p w14:paraId="37B4A701" w14:textId="77777777" w:rsidR="002507F4" w:rsidRDefault="002507F4" w:rsidP="002507F4">
      <w:pPr>
        <w:spacing w:after="0" w:line="276" w:lineRule="auto"/>
        <w:rPr>
          <w:rFonts w:cstheme="minorHAnsi"/>
          <w:szCs w:val="28"/>
        </w:rPr>
      </w:pPr>
    </w:p>
    <w:p w14:paraId="2877AEF3" w14:textId="77777777" w:rsidR="002507F4" w:rsidRDefault="002507F4" w:rsidP="002507F4">
      <w:pPr>
        <w:spacing w:after="0" w:line="276" w:lineRule="auto"/>
        <w:rPr>
          <w:rFonts w:cstheme="minorHAnsi"/>
          <w:szCs w:val="28"/>
        </w:rPr>
      </w:pPr>
    </w:p>
    <w:p w14:paraId="6B9A1AB4" w14:textId="4E8CD6A0" w:rsidR="002507F4" w:rsidRDefault="002507F4" w:rsidP="002507F4">
      <w:pPr>
        <w:spacing w:after="0" w:line="276" w:lineRule="auto"/>
        <w:rPr>
          <w:rFonts w:cstheme="minorHAnsi"/>
          <w:szCs w:val="28"/>
        </w:rPr>
      </w:pPr>
      <w:r w:rsidRPr="007535F4">
        <w:rPr>
          <w:rFonts w:cstheme="minorHAnsi"/>
          <w:szCs w:val="28"/>
        </w:rPr>
        <w:t xml:space="preserve">Siempre llamamos primero al método del esquema para tener ya la estructura del </w:t>
      </w:r>
      <w:proofErr w:type="spellStart"/>
      <w:r w:rsidRPr="007535F4">
        <w:rPr>
          <w:rFonts w:cstheme="minorHAnsi"/>
          <w:szCs w:val="28"/>
        </w:rPr>
        <w:t>json</w:t>
      </w:r>
      <w:proofErr w:type="spellEnd"/>
      <w:r w:rsidRPr="007535F4">
        <w:rPr>
          <w:rFonts w:cstheme="minorHAnsi"/>
          <w:szCs w:val="28"/>
        </w:rPr>
        <w:t xml:space="preserve"> en nuestra </w:t>
      </w:r>
      <w:proofErr w:type="spellStart"/>
      <w:r w:rsidRPr="007535F4">
        <w:rPr>
          <w:rFonts w:cstheme="minorHAnsi"/>
          <w:szCs w:val="28"/>
        </w:rPr>
        <w:t>List</w:t>
      </w:r>
      <w:proofErr w:type="spellEnd"/>
      <w:r w:rsidRPr="007535F4">
        <w:rPr>
          <w:rFonts w:cstheme="minorHAnsi"/>
          <w:szCs w:val="28"/>
        </w:rPr>
        <w:t xml:space="preserve">. Una vez ya tenemos el </w:t>
      </w:r>
      <w:proofErr w:type="spellStart"/>
      <w:r w:rsidRPr="007535F4">
        <w:rPr>
          <w:rFonts w:cstheme="minorHAnsi"/>
          <w:szCs w:val="28"/>
        </w:rPr>
        <w:t>json</w:t>
      </w:r>
      <w:proofErr w:type="spellEnd"/>
      <w:r w:rsidRPr="007535F4">
        <w:rPr>
          <w:rFonts w:cstheme="minorHAnsi"/>
          <w:szCs w:val="28"/>
        </w:rPr>
        <w:t xml:space="preserve"> </w:t>
      </w:r>
      <w:proofErr w:type="spellStart"/>
      <w:r w:rsidRPr="007535F4">
        <w:rPr>
          <w:rFonts w:cstheme="minorHAnsi"/>
          <w:szCs w:val="28"/>
        </w:rPr>
        <w:t>cargado,para</w:t>
      </w:r>
      <w:proofErr w:type="spellEnd"/>
      <w:r w:rsidRPr="007535F4">
        <w:rPr>
          <w:rFonts w:cstheme="minorHAnsi"/>
          <w:szCs w:val="28"/>
        </w:rPr>
        <w:t xml:space="preserve"> recoger los datos para llenar las tablas seguiríamos un procedimiento similar,</w:t>
      </w:r>
      <w:r>
        <w:rPr>
          <w:rFonts w:cstheme="minorHAnsi"/>
          <w:szCs w:val="28"/>
        </w:rPr>
        <w:t xml:space="preserve"> </w:t>
      </w:r>
      <w:r w:rsidRPr="007535F4">
        <w:rPr>
          <w:rFonts w:cstheme="minorHAnsi"/>
          <w:szCs w:val="28"/>
        </w:rPr>
        <w:t>llamamos al método de Business que nos da los datos,</w:t>
      </w:r>
      <w:r>
        <w:rPr>
          <w:rFonts w:cstheme="minorHAnsi"/>
          <w:szCs w:val="28"/>
        </w:rPr>
        <w:t xml:space="preserve"> </w:t>
      </w:r>
      <w:r w:rsidRPr="007535F4">
        <w:rPr>
          <w:rFonts w:cstheme="minorHAnsi"/>
          <w:szCs w:val="28"/>
        </w:rPr>
        <w:t xml:space="preserve">en este caso también pasamos el esquema </w:t>
      </w:r>
      <w:proofErr w:type="spellStart"/>
      <w:r w:rsidRPr="007535F4">
        <w:rPr>
          <w:rFonts w:cstheme="minorHAnsi"/>
          <w:szCs w:val="28"/>
        </w:rPr>
        <w:t>json</w:t>
      </w:r>
      <w:proofErr w:type="spellEnd"/>
      <w:r w:rsidRPr="007535F4">
        <w:rPr>
          <w:rFonts w:cstheme="minorHAnsi"/>
          <w:szCs w:val="28"/>
        </w:rPr>
        <w:t xml:space="preserve"> como parámetro sin embargo no lo pasamos como referencia</w:t>
      </w:r>
      <w:r>
        <w:rPr>
          <w:rFonts w:cstheme="minorHAnsi"/>
          <w:szCs w:val="28"/>
        </w:rPr>
        <w:t xml:space="preserve"> ya que no es necesario. </w:t>
      </w:r>
      <w:r w:rsidRPr="00FA6A00">
        <w:rPr>
          <w:rFonts w:cstheme="minorHAnsi"/>
          <w:szCs w:val="28"/>
        </w:rPr>
        <w:t xml:space="preserve">De </w:t>
      </w:r>
      <w:proofErr w:type="spellStart"/>
      <w:r w:rsidRPr="00FA6A00">
        <w:rPr>
          <w:rFonts w:cstheme="minorHAnsi"/>
          <w:szCs w:val="28"/>
        </w:rPr>
        <w:t>nuevo,los</w:t>
      </w:r>
      <w:proofErr w:type="spellEnd"/>
      <w:r w:rsidRPr="00FA6A00">
        <w:rPr>
          <w:rFonts w:cstheme="minorHAnsi"/>
          <w:szCs w:val="28"/>
        </w:rPr>
        <w:t xml:space="preserve"> datos serán puestos en la sección DATA del </w:t>
      </w:r>
      <w:proofErr w:type="spellStart"/>
      <w:r w:rsidRPr="00FA6A00">
        <w:rPr>
          <w:rFonts w:cstheme="minorHAnsi"/>
          <w:szCs w:val="28"/>
        </w:rPr>
        <w:t>json</w:t>
      </w:r>
      <w:proofErr w:type="spellEnd"/>
      <w:r>
        <w:rPr>
          <w:rFonts w:cstheme="minorHAnsi"/>
          <w:szCs w:val="28"/>
        </w:rPr>
        <w:t>.</w:t>
      </w:r>
    </w:p>
    <w:p w14:paraId="330C2722" w14:textId="77777777" w:rsidR="002507F4" w:rsidRDefault="002507F4" w:rsidP="002507F4">
      <w:pPr>
        <w:spacing w:after="0" w:line="276" w:lineRule="auto"/>
        <w:rPr>
          <w:rFonts w:cstheme="minorHAnsi"/>
          <w:szCs w:val="28"/>
        </w:rPr>
      </w:pPr>
    </w:p>
    <w:p w14:paraId="74460F8D" w14:textId="77777777" w:rsidR="002507F4" w:rsidRDefault="002507F4" w:rsidP="002507F4">
      <w:pPr>
        <w:spacing w:after="0" w:line="276" w:lineRule="auto"/>
        <w:rPr>
          <w:rFonts w:cstheme="minorHAnsi"/>
          <w:szCs w:val="28"/>
        </w:rPr>
      </w:pPr>
    </w:p>
    <w:p w14:paraId="3ECF8A03" w14:textId="77777777" w:rsidR="002507F4" w:rsidRDefault="002507F4" w:rsidP="002507F4">
      <w:pPr>
        <w:spacing w:after="0" w:line="276" w:lineRule="auto"/>
        <w:rPr>
          <w:rFonts w:cstheme="minorHAnsi"/>
          <w:szCs w:val="28"/>
        </w:rPr>
      </w:pPr>
    </w:p>
    <w:p w14:paraId="3AEE5D3F" w14:textId="77777777" w:rsidR="002507F4" w:rsidRDefault="002507F4" w:rsidP="002507F4">
      <w:pPr>
        <w:spacing w:after="0" w:line="276" w:lineRule="auto"/>
        <w:rPr>
          <w:rFonts w:cstheme="minorHAnsi"/>
          <w:szCs w:val="28"/>
        </w:rPr>
      </w:pPr>
    </w:p>
    <w:p w14:paraId="657C10A7" w14:textId="77777777" w:rsidR="002507F4" w:rsidRDefault="002507F4" w:rsidP="002507F4">
      <w:pPr>
        <w:spacing w:after="0" w:line="276" w:lineRule="auto"/>
        <w:rPr>
          <w:rFonts w:cstheme="minorHAnsi"/>
          <w:szCs w:val="28"/>
        </w:rPr>
      </w:pPr>
    </w:p>
    <w:p w14:paraId="6397BD8B" w14:textId="77777777" w:rsidR="002507F4" w:rsidRDefault="002507F4" w:rsidP="002507F4">
      <w:pPr>
        <w:spacing w:after="0" w:line="276" w:lineRule="auto"/>
        <w:rPr>
          <w:rFonts w:cstheme="minorHAnsi"/>
          <w:szCs w:val="28"/>
        </w:rPr>
      </w:pPr>
    </w:p>
    <w:p w14:paraId="4F4F6665" w14:textId="77777777" w:rsidR="002507F4" w:rsidRDefault="002507F4" w:rsidP="002507F4">
      <w:pPr>
        <w:spacing w:after="0" w:line="276" w:lineRule="auto"/>
        <w:rPr>
          <w:rFonts w:cstheme="minorHAnsi"/>
          <w:szCs w:val="28"/>
        </w:rPr>
      </w:pPr>
    </w:p>
    <w:p w14:paraId="341815EC" w14:textId="77777777" w:rsidR="002507F4" w:rsidRDefault="002507F4" w:rsidP="002507F4">
      <w:pPr>
        <w:spacing w:after="0" w:line="276" w:lineRule="auto"/>
        <w:rPr>
          <w:rFonts w:cstheme="minorHAnsi"/>
          <w:szCs w:val="28"/>
        </w:rPr>
      </w:pPr>
    </w:p>
    <w:p w14:paraId="1B0DC16C" w14:textId="77777777" w:rsidR="002507F4" w:rsidRDefault="002507F4" w:rsidP="002507F4">
      <w:pPr>
        <w:spacing w:after="0" w:line="276" w:lineRule="auto"/>
        <w:rPr>
          <w:rFonts w:cstheme="minorHAnsi"/>
          <w:szCs w:val="28"/>
        </w:rPr>
      </w:pPr>
    </w:p>
    <w:p w14:paraId="79C21908" w14:textId="77777777" w:rsidR="002507F4" w:rsidRDefault="002507F4" w:rsidP="002507F4">
      <w:pPr>
        <w:spacing w:after="0" w:line="276" w:lineRule="auto"/>
        <w:rPr>
          <w:rFonts w:cstheme="minorHAnsi"/>
          <w:szCs w:val="28"/>
        </w:rPr>
      </w:pPr>
    </w:p>
    <w:p w14:paraId="26474F14" w14:textId="77777777" w:rsidR="002507F4" w:rsidRPr="00FA6A00" w:rsidRDefault="002507F4" w:rsidP="002507F4">
      <w:pPr>
        <w:spacing w:after="0" w:line="276" w:lineRule="auto"/>
        <w:rPr>
          <w:rFonts w:cstheme="minorHAnsi"/>
          <w:szCs w:val="28"/>
        </w:rPr>
      </w:pPr>
    </w:p>
    <w:p w14:paraId="65F3C7A7" w14:textId="5AF37340" w:rsidR="002507F4" w:rsidRPr="00E95636" w:rsidRDefault="002507F4" w:rsidP="002507F4">
      <w:pPr>
        <w:pStyle w:val="Ttulo2"/>
        <w:rPr>
          <w:rFonts w:eastAsia="Arial"/>
        </w:rPr>
      </w:pPr>
      <w:bookmarkStart w:id="34" w:name="_Toc42003167"/>
      <w:r w:rsidRPr="00E95636">
        <w:lastRenderedPageBreak/>
        <w:t xml:space="preserve">Jerarquía </w:t>
      </w:r>
      <w:proofErr w:type="spellStart"/>
      <w:r w:rsidRPr="00E95636">
        <w:t>Estandard</w:t>
      </w:r>
      <w:bookmarkEnd w:id="34"/>
      <w:proofErr w:type="spellEnd"/>
    </w:p>
    <w:p w14:paraId="543F2EA7" w14:textId="77777777" w:rsidR="002507F4" w:rsidRPr="00E95636" w:rsidRDefault="002507F4" w:rsidP="002507F4">
      <w:pPr>
        <w:spacing w:after="0" w:line="276" w:lineRule="auto"/>
        <w:rPr>
          <w:rFonts w:eastAsia="Arial" w:cstheme="minorHAnsi"/>
          <w:sz w:val="24"/>
          <w:szCs w:val="24"/>
        </w:rPr>
      </w:pPr>
    </w:p>
    <w:p w14:paraId="16EDA678" w14:textId="77777777" w:rsidR="002507F4" w:rsidRPr="0076631E" w:rsidRDefault="002507F4" w:rsidP="002507F4">
      <w:pPr>
        <w:spacing w:after="0" w:line="276" w:lineRule="auto"/>
        <w:rPr>
          <w:rFonts w:eastAsia="Arial" w:cstheme="minorHAnsi"/>
          <w:szCs w:val="24"/>
        </w:rPr>
      </w:pPr>
      <w:r w:rsidRPr="0076631E">
        <w:rPr>
          <w:rFonts w:eastAsia="Arial" w:cstheme="minorHAnsi"/>
          <w:szCs w:val="24"/>
        </w:rPr>
        <w:t xml:space="preserve">Para conseguir que el </w:t>
      </w:r>
      <w:proofErr w:type="spellStart"/>
      <w:r w:rsidRPr="0076631E">
        <w:rPr>
          <w:rFonts w:eastAsia="Arial" w:cstheme="minorHAnsi"/>
          <w:szCs w:val="24"/>
        </w:rPr>
        <w:t>Grid</w:t>
      </w:r>
      <w:proofErr w:type="spellEnd"/>
      <w:r w:rsidRPr="0076631E">
        <w:rPr>
          <w:rFonts w:eastAsia="Arial" w:cstheme="minorHAnsi"/>
          <w:szCs w:val="24"/>
        </w:rPr>
        <w:t xml:space="preserve"> sea jerárquico debemos crear un </w:t>
      </w:r>
      <w:proofErr w:type="spellStart"/>
      <w:r w:rsidRPr="0076631E">
        <w:rPr>
          <w:rFonts w:eastAsia="Arial" w:cstheme="minorHAnsi"/>
          <w:szCs w:val="24"/>
        </w:rPr>
        <w:t>GridViewTemplate</w:t>
      </w:r>
      <w:proofErr w:type="spellEnd"/>
      <w:r w:rsidRPr="0076631E">
        <w:rPr>
          <w:rFonts w:eastAsia="Arial" w:cstheme="minorHAnsi"/>
          <w:szCs w:val="24"/>
        </w:rPr>
        <w:t xml:space="preserve"> y un </w:t>
      </w:r>
      <w:proofErr w:type="spellStart"/>
      <w:r w:rsidRPr="0076631E">
        <w:rPr>
          <w:rFonts w:eastAsia="Arial" w:cstheme="minorHAnsi"/>
          <w:szCs w:val="24"/>
        </w:rPr>
        <w:t>GridViewRelation</w:t>
      </w:r>
      <w:proofErr w:type="spellEnd"/>
      <w:r w:rsidRPr="0076631E">
        <w:rPr>
          <w:rFonts w:eastAsia="Arial" w:cstheme="minorHAnsi"/>
          <w:szCs w:val="24"/>
        </w:rPr>
        <w:t xml:space="preserve">. Al </w:t>
      </w:r>
      <w:proofErr w:type="spellStart"/>
      <w:r w:rsidRPr="0076631E">
        <w:rPr>
          <w:rFonts w:eastAsia="Arial" w:cstheme="minorHAnsi"/>
          <w:szCs w:val="24"/>
        </w:rPr>
        <w:t>GridViewTemplate</w:t>
      </w:r>
      <w:proofErr w:type="spellEnd"/>
      <w:r w:rsidRPr="0076631E">
        <w:rPr>
          <w:rFonts w:eastAsia="Arial" w:cstheme="minorHAnsi"/>
          <w:szCs w:val="24"/>
        </w:rPr>
        <w:t xml:space="preserve"> le proporcionaremos un </w:t>
      </w:r>
      <w:proofErr w:type="spellStart"/>
      <w:r w:rsidRPr="0076631E">
        <w:rPr>
          <w:rFonts w:eastAsia="Arial" w:cstheme="minorHAnsi"/>
          <w:szCs w:val="24"/>
        </w:rPr>
        <w:t>DataSource</w:t>
      </w:r>
      <w:proofErr w:type="spellEnd"/>
      <w:r w:rsidRPr="0076631E">
        <w:rPr>
          <w:rFonts w:eastAsia="Arial" w:cstheme="minorHAnsi"/>
          <w:szCs w:val="24"/>
        </w:rPr>
        <w:t xml:space="preserve"> y lo añadiremos a nuestro </w:t>
      </w:r>
      <w:proofErr w:type="spellStart"/>
      <w:r w:rsidRPr="0076631E">
        <w:rPr>
          <w:rFonts w:eastAsia="Arial" w:cstheme="minorHAnsi"/>
          <w:szCs w:val="24"/>
        </w:rPr>
        <w:t>grid</w:t>
      </w:r>
      <w:proofErr w:type="spellEnd"/>
      <w:r w:rsidRPr="0076631E">
        <w:rPr>
          <w:rFonts w:eastAsia="Arial" w:cstheme="minorHAnsi"/>
          <w:szCs w:val="24"/>
        </w:rPr>
        <w:t xml:space="preserve">, y en el </w:t>
      </w:r>
      <w:proofErr w:type="spellStart"/>
      <w:r w:rsidRPr="0076631E">
        <w:rPr>
          <w:rFonts w:eastAsia="Arial" w:cstheme="minorHAnsi"/>
          <w:szCs w:val="24"/>
        </w:rPr>
        <w:t>GridViewRelation</w:t>
      </w:r>
      <w:proofErr w:type="spellEnd"/>
      <w:r w:rsidRPr="0076631E">
        <w:rPr>
          <w:rFonts w:eastAsia="Arial" w:cstheme="minorHAnsi"/>
          <w:szCs w:val="24"/>
        </w:rPr>
        <w:t xml:space="preserve"> añadiremos los campos relacionados de ambas tablas.</w:t>
      </w:r>
    </w:p>
    <w:p w14:paraId="36180F5A" w14:textId="527F70AD" w:rsidR="002507F4" w:rsidRPr="0076631E" w:rsidRDefault="002507F4" w:rsidP="002507F4">
      <w:pPr>
        <w:spacing w:after="0" w:line="276" w:lineRule="auto"/>
        <w:rPr>
          <w:rFonts w:eastAsia="Arial" w:cstheme="minorHAnsi"/>
          <w:szCs w:val="24"/>
        </w:rPr>
      </w:pPr>
      <w:r w:rsidRPr="0076631E">
        <w:rPr>
          <w:rFonts w:eastAsia="Arial" w:cstheme="minorHAnsi"/>
          <w:noProof/>
          <w:szCs w:val="24"/>
          <w:lang w:eastAsia="es-ES"/>
        </w:rPr>
        <w:drawing>
          <wp:inline distT="114300" distB="114300" distL="114300" distR="114300" wp14:anchorId="45D7B406" wp14:editId="7F221721">
            <wp:extent cx="5238750" cy="23717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238750" cy="2371725"/>
                    </a:xfrm>
                    <a:prstGeom prst="rect">
                      <a:avLst/>
                    </a:prstGeom>
                    <a:ln/>
                  </pic:spPr>
                </pic:pic>
              </a:graphicData>
            </a:graphic>
          </wp:inline>
        </w:drawing>
      </w:r>
    </w:p>
    <w:p w14:paraId="5411CDA8" w14:textId="77777777" w:rsidR="002507F4" w:rsidRPr="0076631E" w:rsidRDefault="002507F4" w:rsidP="002507F4">
      <w:pPr>
        <w:spacing w:after="0" w:line="276" w:lineRule="auto"/>
        <w:rPr>
          <w:rFonts w:eastAsia="Arial" w:cstheme="minorHAnsi"/>
          <w:szCs w:val="24"/>
        </w:rPr>
      </w:pPr>
    </w:p>
    <w:p w14:paraId="4A0B7754" w14:textId="77777777" w:rsidR="002507F4" w:rsidRPr="0076631E" w:rsidRDefault="002507F4" w:rsidP="002507F4">
      <w:pPr>
        <w:spacing w:after="0" w:line="276" w:lineRule="auto"/>
        <w:rPr>
          <w:rFonts w:eastAsia="Arial" w:cstheme="minorHAnsi"/>
          <w:szCs w:val="24"/>
        </w:rPr>
      </w:pPr>
      <w:r w:rsidRPr="0076631E">
        <w:rPr>
          <w:rFonts w:eastAsia="Arial" w:cstheme="minorHAnsi"/>
          <w:szCs w:val="24"/>
        </w:rPr>
        <w:t xml:space="preserve">Este método a su vez llamará a otro con el cual cargaremos los datos jerárquicos en forma de tabla. Para ello llenaremos un </w:t>
      </w:r>
      <w:proofErr w:type="spellStart"/>
      <w:r w:rsidRPr="0076631E">
        <w:rPr>
          <w:rFonts w:eastAsia="Arial" w:cstheme="minorHAnsi"/>
          <w:szCs w:val="24"/>
        </w:rPr>
        <w:t>DataTable</w:t>
      </w:r>
      <w:proofErr w:type="spellEnd"/>
      <w:r w:rsidRPr="0076631E">
        <w:rPr>
          <w:rFonts w:eastAsia="Arial" w:cstheme="minorHAnsi"/>
          <w:szCs w:val="24"/>
        </w:rPr>
        <w:t xml:space="preserve"> a partir de una </w:t>
      </w:r>
      <w:proofErr w:type="spellStart"/>
      <w:r w:rsidRPr="0076631E">
        <w:rPr>
          <w:rFonts w:eastAsia="Arial" w:cstheme="minorHAnsi"/>
          <w:szCs w:val="24"/>
        </w:rPr>
        <w:t>query</w:t>
      </w:r>
      <w:proofErr w:type="spellEnd"/>
      <w:r w:rsidRPr="0076631E">
        <w:rPr>
          <w:rFonts w:eastAsia="Arial" w:cstheme="minorHAnsi"/>
          <w:szCs w:val="24"/>
        </w:rPr>
        <w:t>(</w:t>
      </w:r>
      <w:proofErr w:type="spellStart"/>
      <w:r w:rsidRPr="0076631E">
        <w:rPr>
          <w:rFonts w:eastAsia="Arial" w:cstheme="minorHAnsi"/>
          <w:szCs w:val="24"/>
        </w:rPr>
        <w:t>command</w:t>
      </w:r>
      <w:proofErr w:type="spellEnd"/>
      <w:r w:rsidRPr="0076631E">
        <w:rPr>
          <w:rFonts w:eastAsia="Arial" w:cstheme="minorHAnsi"/>
          <w:szCs w:val="24"/>
        </w:rPr>
        <w:t>).</w:t>
      </w:r>
    </w:p>
    <w:p w14:paraId="34EDAE6D" w14:textId="7E1275C9" w:rsidR="002507F4" w:rsidRPr="0076631E" w:rsidRDefault="002507F4" w:rsidP="002507F4">
      <w:pPr>
        <w:spacing w:after="0" w:line="276" w:lineRule="auto"/>
        <w:rPr>
          <w:rFonts w:eastAsia="Arial" w:cstheme="minorHAnsi"/>
          <w:szCs w:val="24"/>
        </w:rPr>
      </w:pPr>
      <w:r w:rsidRPr="0076631E">
        <w:rPr>
          <w:rFonts w:eastAsia="Arial" w:cstheme="minorHAnsi"/>
          <w:noProof/>
          <w:szCs w:val="24"/>
          <w:lang w:eastAsia="es-ES"/>
        </w:rPr>
        <w:drawing>
          <wp:inline distT="114300" distB="114300" distL="114300" distR="114300" wp14:anchorId="59DE3BBB" wp14:editId="3DA660C2">
            <wp:extent cx="5402580" cy="23876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402580" cy="2387600"/>
                    </a:xfrm>
                    <a:prstGeom prst="rect">
                      <a:avLst/>
                    </a:prstGeom>
                    <a:ln/>
                  </pic:spPr>
                </pic:pic>
              </a:graphicData>
            </a:graphic>
          </wp:inline>
        </w:drawing>
      </w:r>
    </w:p>
    <w:p w14:paraId="1D496E6E" w14:textId="77777777" w:rsidR="002507F4" w:rsidRPr="0076631E" w:rsidRDefault="002507F4" w:rsidP="002507F4">
      <w:pPr>
        <w:spacing w:after="0" w:line="276" w:lineRule="auto"/>
        <w:rPr>
          <w:rFonts w:eastAsia="Arial" w:cstheme="minorHAnsi"/>
          <w:szCs w:val="24"/>
        </w:rPr>
      </w:pPr>
    </w:p>
    <w:p w14:paraId="251E3BD8" w14:textId="77777777" w:rsidR="002507F4" w:rsidRPr="0076631E" w:rsidRDefault="002507F4" w:rsidP="002507F4">
      <w:pPr>
        <w:spacing w:after="0" w:line="276" w:lineRule="auto"/>
        <w:rPr>
          <w:rFonts w:eastAsia="Arial" w:cstheme="minorHAnsi"/>
          <w:szCs w:val="24"/>
        </w:rPr>
      </w:pPr>
    </w:p>
    <w:p w14:paraId="13EA84B2" w14:textId="77777777" w:rsidR="002507F4" w:rsidRPr="0076631E" w:rsidRDefault="002507F4" w:rsidP="002507F4">
      <w:pPr>
        <w:spacing w:after="0" w:line="276" w:lineRule="auto"/>
        <w:rPr>
          <w:rFonts w:eastAsia="Arial" w:cstheme="minorHAnsi"/>
          <w:szCs w:val="24"/>
        </w:rPr>
      </w:pPr>
    </w:p>
    <w:p w14:paraId="32DC7A77" w14:textId="77777777" w:rsidR="002507F4" w:rsidRPr="0076631E" w:rsidRDefault="002507F4" w:rsidP="002507F4">
      <w:pPr>
        <w:spacing w:after="0" w:line="276" w:lineRule="auto"/>
        <w:rPr>
          <w:rFonts w:eastAsia="Arial" w:cstheme="minorHAnsi"/>
          <w:szCs w:val="24"/>
        </w:rPr>
      </w:pPr>
    </w:p>
    <w:p w14:paraId="4CE66011" w14:textId="77777777" w:rsidR="002507F4" w:rsidRPr="0076631E" w:rsidRDefault="002507F4" w:rsidP="002507F4">
      <w:pPr>
        <w:spacing w:after="0" w:line="276" w:lineRule="auto"/>
        <w:rPr>
          <w:rFonts w:eastAsia="Arial" w:cstheme="minorHAnsi"/>
          <w:szCs w:val="24"/>
        </w:rPr>
      </w:pPr>
    </w:p>
    <w:p w14:paraId="3D005BBF" w14:textId="77777777" w:rsidR="002507F4" w:rsidRPr="0076631E" w:rsidRDefault="002507F4" w:rsidP="002507F4">
      <w:pPr>
        <w:spacing w:after="0" w:line="276" w:lineRule="auto"/>
        <w:rPr>
          <w:rFonts w:eastAsia="Arial" w:cstheme="minorHAnsi"/>
          <w:szCs w:val="24"/>
        </w:rPr>
      </w:pPr>
    </w:p>
    <w:p w14:paraId="51CC739F" w14:textId="77777777" w:rsidR="002507F4" w:rsidRPr="0076631E" w:rsidRDefault="002507F4" w:rsidP="002507F4">
      <w:pPr>
        <w:spacing w:after="0" w:line="276" w:lineRule="auto"/>
        <w:rPr>
          <w:rFonts w:eastAsia="Arial" w:cstheme="minorHAnsi"/>
          <w:szCs w:val="24"/>
        </w:rPr>
      </w:pPr>
    </w:p>
    <w:p w14:paraId="2B7C6E4F" w14:textId="77777777" w:rsidR="002507F4" w:rsidRPr="0076631E" w:rsidRDefault="002507F4" w:rsidP="002507F4">
      <w:pPr>
        <w:spacing w:after="0" w:line="276" w:lineRule="auto"/>
        <w:rPr>
          <w:rFonts w:eastAsia="Arial" w:cstheme="minorHAnsi"/>
          <w:szCs w:val="24"/>
        </w:rPr>
      </w:pPr>
    </w:p>
    <w:p w14:paraId="5FA0947B" w14:textId="77777777" w:rsidR="002507F4" w:rsidRPr="0076631E" w:rsidRDefault="002507F4" w:rsidP="002507F4">
      <w:pPr>
        <w:spacing w:after="0" w:line="276" w:lineRule="auto"/>
        <w:rPr>
          <w:rFonts w:eastAsia="Arial" w:cstheme="minorHAnsi"/>
          <w:szCs w:val="24"/>
        </w:rPr>
      </w:pPr>
    </w:p>
    <w:p w14:paraId="4F5302B8" w14:textId="7F376AD0" w:rsidR="002507F4" w:rsidRPr="0076631E" w:rsidRDefault="002507F4" w:rsidP="002507F4">
      <w:pPr>
        <w:spacing w:after="0" w:line="276" w:lineRule="auto"/>
        <w:rPr>
          <w:rFonts w:eastAsia="Arial" w:cstheme="minorHAnsi"/>
          <w:szCs w:val="24"/>
        </w:rPr>
      </w:pPr>
      <w:r w:rsidRPr="0076631E">
        <w:rPr>
          <w:rFonts w:eastAsia="Arial" w:cstheme="minorHAnsi"/>
          <w:szCs w:val="24"/>
        </w:rPr>
        <w:t>Para evitar que los registros que no tienen nada en su tabla hija muestren líneas vacías y ocultar el símbolo + ,añadimos el siguiente código(esto no funciona en el siguiente tipo de jerarquía):</w:t>
      </w:r>
    </w:p>
    <w:p w14:paraId="3E9C1E5E" w14:textId="77777777" w:rsidR="002507F4" w:rsidRPr="0076631E" w:rsidRDefault="002507F4" w:rsidP="002507F4">
      <w:pPr>
        <w:spacing w:after="0" w:line="276" w:lineRule="auto"/>
        <w:rPr>
          <w:rFonts w:eastAsia="Arial" w:cstheme="minorHAnsi"/>
          <w:szCs w:val="24"/>
        </w:rPr>
      </w:pPr>
    </w:p>
    <w:p w14:paraId="0645C79B" w14:textId="77777777" w:rsidR="002507F4" w:rsidRPr="00E95636" w:rsidRDefault="002507F4" w:rsidP="002507F4">
      <w:pPr>
        <w:autoSpaceDE w:val="0"/>
        <w:autoSpaceDN w:val="0"/>
        <w:adjustRightInd w:val="0"/>
        <w:spacing w:after="0" w:line="240" w:lineRule="auto"/>
        <w:rPr>
          <w:rFonts w:cstheme="minorHAnsi"/>
          <w:b/>
          <w:color w:val="000000"/>
          <w:sz w:val="19"/>
          <w:szCs w:val="19"/>
          <w:lang w:val="en-US"/>
        </w:rPr>
      </w:pPr>
      <w:r w:rsidRPr="00E95636">
        <w:rPr>
          <w:rFonts w:cstheme="minorHAnsi"/>
          <w:b/>
          <w:color w:val="0000FF"/>
          <w:sz w:val="19"/>
          <w:szCs w:val="19"/>
          <w:lang w:val="en-US"/>
        </w:rPr>
        <w:t>private</w:t>
      </w:r>
      <w:r w:rsidRPr="00E95636">
        <w:rPr>
          <w:rFonts w:cstheme="minorHAnsi"/>
          <w:b/>
          <w:color w:val="000000"/>
          <w:sz w:val="19"/>
          <w:szCs w:val="19"/>
          <w:lang w:val="en-US"/>
        </w:rPr>
        <w:t xml:space="preserve"> </w:t>
      </w:r>
      <w:r w:rsidRPr="00E95636">
        <w:rPr>
          <w:rFonts w:cstheme="minorHAnsi"/>
          <w:b/>
          <w:color w:val="0000FF"/>
          <w:sz w:val="19"/>
          <w:szCs w:val="19"/>
          <w:lang w:val="en-US"/>
        </w:rPr>
        <w:t>bool</w:t>
      </w:r>
      <w:r w:rsidRPr="00E95636">
        <w:rPr>
          <w:rFonts w:cstheme="minorHAnsi"/>
          <w:b/>
          <w:color w:val="000000"/>
          <w:sz w:val="19"/>
          <w:szCs w:val="19"/>
          <w:lang w:val="en-US"/>
        </w:rPr>
        <w:t xml:space="preserve"> </w:t>
      </w:r>
      <w:proofErr w:type="spellStart"/>
      <w:r w:rsidRPr="00E95636">
        <w:rPr>
          <w:rFonts w:cstheme="minorHAnsi"/>
          <w:b/>
          <w:color w:val="000000"/>
          <w:sz w:val="19"/>
          <w:szCs w:val="19"/>
          <w:lang w:val="en-US"/>
        </w:rPr>
        <w:t>IsExpandable</w:t>
      </w:r>
      <w:proofErr w:type="spellEnd"/>
      <w:r w:rsidRPr="00E95636">
        <w:rPr>
          <w:rFonts w:cstheme="minorHAnsi"/>
          <w:b/>
          <w:color w:val="000000"/>
          <w:sz w:val="19"/>
          <w:szCs w:val="19"/>
          <w:lang w:val="en-US"/>
        </w:rPr>
        <w:t>(</w:t>
      </w:r>
      <w:proofErr w:type="spellStart"/>
      <w:r w:rsidRPr="00E95636">
        <w:rPr>
          <w:rFonts w:cstheme="minorHAnsi"/>
          <w:b/>
          <w:color w:val="000000"/>
          <w:sz w:val="19"/>
          <w:szCs w:val="19"/>
          <w:lang w:val="en-US"/>
        </w:rPr>
        <w:t>GridViewRowInfo</w:t>
      </w:r>
      <w:proofErr w:type="spellEnd"/>
      <w:r w:rsidRPr="00E95636">
        <w:rPr>
          <w:rFonts w:cstheme="minorHAnsi"/>
          <w:b/>
          <w:color w:val="000000"/>
          <w:sz w:val="19"/>
          <w:szCs w:val="19"/>
          <w:lang w:val="en-US"/>
        </w:rPr>
        <w:t xml:space="preserve"> </w:t>
      </w:r>
      <w:proofErr w:type="spellStart"/>
      <w:r w:rsidRPr="00E95636">
        <w:rPr>
          <w:rFonts w:cstheme="minorHAnsi"/>
          <w:b/>
          <w:color w:val="000000"/>
          <w:sz w:val="19"/>
          <w:szCs w:val="19"/>
          <w:lang w:val="en-US"/>
        </w:rPr>
        <w:t>rowInfo</w:t>
      </w:r>
      <w:proofErr w:type="spellEnd"/>
      <w:r w:rsidRPr="00E95636">
        <w:rPr>
          <w:rFonts w:cstheme="minorHAnsi"/>
          <w:b/>
          <w:color w:val="000000"/>
          <w:sz w:val="19"/>
          <w:szCs w:val="19"/>
          <w:lang w:val="en-US"/>
        </w:rPr>
        <w:t>)</w:t>
      </w:r>
    </w:p>
    <w:p w14:paraId="3E07356A"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3598EE83"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if</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rowInfo.ChildRows</w:t>
      </w:r>
      <w:proofErr w:type="spellEnd"/>
      <w:r w:rsidRPr="00E95636">
        <w:rPr>
          <w:rFonts w:cstheme="minorHAnsi"/>
          <w:color w:val="000000"/>
          <w:sz w:val="19"/>
          <w:szCs w:val="19"/>
          <w:lang w:val="en-US"/>
        </w:rPr>
        <w:t xml:space="preserve"> != </w:t>
      </w:r>
      <w:r w:rsidRPr="00E95636">
        <w:rPr>
          <w:rFonts w:cstheme="minorHAnsi"/>
          <w:color w:val="0000FF"/>
          <w:sz w:val="19"/>
          <w:szCs w:val="19"/>
          <w:lang w:val="en-US"/>
        </w:rPr>
        <w:t>null</w:t>
      </w:r>
      <w:r w:rsidRPr="00E95636">
        <w:rPr>
          <w:rFonts w:cstheme="minorHAnsi"/>
          <w:color w:val="000000"/>
          <w:sz w:val="19"/>
          <w:szCs w:val="19"/>
          <w:lang w:val="en-US"/>
        </w:rPr>
        <w:t xml:space="preserve"> &amp;&amp; </w:t>
      </w:r>
      <w:proofErr w:type="spellStart"/>
      <w:r w:rsidRPr="00E95636">
        <w:rPr>
          <w:rFonts w:cstheme="minorHAnsi"/>
          <w:color w:val="000000"/>
          <w:sz w:val="19"/>
          <w:szCs w:val="19"/>
          <w:lang w:val="en-US"/>
        </w:rPr>
        <w:t>rowInfo.ChildRows.Count</w:t>
      </w:r>
      <w:proofErr w:type="spellEnd"/>
      <w:r w:rsidRPr="00E95636">
        <w:rPr>
          <w:rFonts w:cstheme="minorHAnsi"/>
          <w:color w:val="000000"/>
          <w:sz w:val="19"/>
          <w:szCs w:val="19"/>
          <w:lang w:val="en-US"/>
        </w:rPr>
        <w:t xml:space="preserve"> &gt; 0)</w:t>
      </w:r>
    </w:p>
    <w:p w14:paraId="4702EA9C"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55EF466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return</w:t>
      </w:r>
      <w:r w:rsidRPr="00E95636">
        <w:rPr>
          <w:rFonts w:cstheme="minorHAnsi"/>
          <w:color w:val="000000"/>
          <w:sz w:val="19"/>
          <w:szCs w:val="19"/>
          <w:lang w:val="en-US"/>
        </w:rPr>
        <w:t xml:space="preserve"> </w:t>
      </w:r>
      <w:r w:rsidRPr="00E95636">
        <w:rPr>
          <w:rFonts w:cstheme="minorHAnsi"/>
          <w:color w:val="0000FF"/>
          <w:sz w:val="19"/>
          <w:szCs w:val="19"/>
          <w:lang w:val="en-US"/>
        </w:rPr>
        <w:t>true</w:t>
      </w:r>
      <w:r w:rsidRPr="00E95636">
        <w:rPr>
          <w:rFonts w:cstheme="minorHAnsi"/>
          <w:color w:val="000000"/>
          <w:sz w:val="19"/>
          <w:szCs w:val="19"/>
          <w:lang w:val="en-US"/>
        </w:rPr>
        <w:t>;</w:t>
      </w:r>
    </w:p>
    <w:p w14:paraId="576CAE31"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7F63604B"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22721CED"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return</w:t>
      </w:r>
      <w:r w:rsidRPr="00E95636">
        <w:rPr>
          <w:rFonts w:cstheme="minorHAnsi"/>
          <w:color w:val="000000"/>
          <w:sz w:val="19"/>
          <w:szCs w:val="19"/>
          <w:lang w:val="en-US"/>
        </w:rPr>
        <w:t xml:space="preserve"> </w:t>
      </w:r>
      <w:r w:rsidRPr="00E95636">
        <w:rPr>
          <w:rFonts w:cstheme="minorHAnsi"/>
          <w:color w:val="0000FF"/>
          <w:sz w:val="19"/>
          <w:szCs w:val="19"/>
          <w:lang w:val="en-US"/>
        </w:rPr>
        <w:t>false</w:t>
      </w:r>
      <w:r w:rsidRPr="00E95636">
        <w:rPr>
          <w:rFonts w:cstheme="minorHAnsi"/>
          <w:color w:val="000000"/>
          <w:sz w:val="19"/>
          <w:szCs w:val="19"/>
          <w:lang w:val="en-US"/>
        </w:rPr>
        <w:t>;</w:t>
      </w:r>
    </w:p>
    <w:p w14:paraId="0ECC775C"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550BADEE"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3C1C756D" w14:textId="77777777" w:rsidR="002507F4" w:rsidRPr="00E95636" w:rsidRDefault="002507F4" w:rsidP="002507F4">
      <w:pPr>
        <w:autoSpaceDE w:val="0"/>
        <w:autoSpaceDN w:val="0"/>
        <w:adjustRightInd w:val="0"/>
        <w:spacing w:after="0" w:line="240" w:lineRule="auto"/>
        <w:rPr>
          <w:rFonts w:cstheme="minorHAnsi"/>
          <w:b/>
          <w:color w:val="000000"/>
          <w:sz w:val="19"/>
          <w:szCs w:val="19"/>
          <w:lang w:val="en-US"/>
        </w:rPr>
      </w:pPr>
      <w:r w:rsidRPr="00E95636">
        <w:rPr>
          <w:rFonts w:cstheme="minorHAnsi"/>
          <w:color w:val="000000"/>
          <w:sz w:val="19"/>
          <w:szCs w:val="19"/>
          <w:lang w:val="en-US"/>
        </w:rPr>
        <w:t xml:space="preserve">        </w:t>
      </w:r>
      <w:r w:rsidRPr="00E95636">
        <w:rPr>
          <w:rFonts w:cstheme="minorHAnsi"/>
          <w:b/>
          <w:color w:val="0000FF"/>
          <w:sz w:val="19"/>
          <w:szCs w:val="19"/>
          <w:lang w:val="en-US"/>
        </w:rPr>
        <w:t>private</w:t>
      </w:r>
      <w:r w:rsidRPr="00E95636">
        <w:rPr>
          <w:rFonts w:cstheme="minorHAnsi"/>
          <w:b/>
          <w:color w:val="000000"/>
          <w:sz w:val="19"/>
          <w:szCs w:val="19"/>
          <w:lang w:val="en-US"/>
        </w:rPr>
        <w:t xml:space="preserve"> </w:t>
      </w:r>
      <w:r w:rsidRPr="00E95636">
        <w:rPr>
          <w:rFonts w:cstheme="minorHAnsi"/>
          <w:b/>
          <w:color w:val="0000FF"/>
          <w:sz w:val="19"/>
          <w:szCs w:val="19"/>
          <w:lang w:val="en-US"/>
        </w:rPr>
        <w:t>void</w:t>
      </w:r>
      <w:r w:rsidRPr="00E95636">
        <w:rPr>
          <w:rFonts w:cstheme="minorHAnsi"/>
          <w:b/>
          <w:color w:val="000000"/>
          <w:sz w:val="19"/>
          <w:szCs w:val="19"/>
          <w:lang w:val="en-US"/>
        </w:rPr>
        <w:t xml:space="preserve"> radGridView1_ViewCellFormatting(</w:t>
      </w:r>
      <w:r w:rsidRPr="00E95636">
        <w:rPr>
          <w:rFonts w:cstheme="minorHAnsi"/>
          <w:b/>
          <w:color w:val="0000FF"/>
          <w:sz w:val="19"/>
          <w:szCs w:val="19"/>
          <w:lang w:val="en-US"/>
        </w:rPr>
        <w:t>object</w:t>
      </w:r>
      <w:r w:rsidRPr="00E95636">
        <w:rPr>
          <w:rFonts w:cstheme="minorHAnsi"/>
          <w:b/>
          <w:color w:val="000000"/>
          <w:sz w:val="19"/>
          <w:szCs w:val="19"/>
          <w:lang w:val="en-US"/>
        </w:rPr>
        <w:t xml:space="preserve"> sender, </w:t>
      </w:r>
      <w:proofErr w:type="spellStart"/>
      <w:r w:rsidRPr="00E95636">
        <w:rPr>
          <w:rFonts w:cstheme="minorHAnsi"/>
          <w:b/>
          <w:color w:val="000000"/>
          <w:sz w:val="19"/>
          <w:szCs w:val="19"/>
          <w:lang w:val="en-US"/>
        </w:rPr>
        <w:t>CellFormattingEventArgs</w:t>
      </w:r>
      <w:proofErr w:type="spellEnd"/>
      <w:r w:rsidRPr="00E95636">
        <w:rPr>
          <w:rFonts w:cstheme="minorHAnsi"/>
          <w:b/>
          <w:color w:val="000000"/>
          <w:sz w:val="19"/>
          <w:szCs w:val="19"/>
          <w:lang w:val="en-US"/>
        </w:rPr>
        <w:t xml:space="preserve"> e)</w:t>
      </w:r>
    </w:p>
    <w:p w14:paraId="2AD1BB01"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4AFFD820"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GridGroupExpanderCellElement</w:t>
      </w:r>
      <w:proofErr w:type="spellEnd"/>
      <w:r w:rsidRPr="00E95636">
        <w:rPr>
          <w:rFonts w:cstheme="minorHAnsi"/>
          <w:color w:val="000000"/>
          <w:sz w:val="19"/>
          <w:szCs w:val="19"/>
          <w:lang w:val="en-US"/>
        </w:rPr>
        <w:t xml:space="preserve"> cell = </w:t>
      </w:r>
      <w:proofErr w:type="spellStart"/>
      <w:r w:rsidRPr="00E95636">
        <w:rPr>
          <w:rFonts w:cstheme="minorHAnsi"/>
          <w:color w:val="000000"/>
          <w:sz w:val="19"/>
          <w:szCs w:val="19"/>
          <w:lang w:val="en-US"/>
        </w:rPr>
        <w:t>e.CellElement</w:t>
      </w:r>
      <w:proofErr w:type="spellEnd"/>
      <w:r w:rsidRPr="00E95636">
        <w:rPr>
          <w:rFonts w:cstheme="minorHAnsi"/>
          <w:color w:val="000000"/>
          <w:sz w:val="19"/>
          <w:szCs w:val="19"/>
          <w:lang w:val="en-US"/>
        </w:rPr>
        <w:t xml:space="preserve"> </w:t>
      </w:r>
      <w:r w:rsidRPr="00E95636">
        <w:rPr>
          <w:rFonts w:cstheme="minorHAnsi"/>
          <w:color w:val="0000FF"/>
          <w:sz w:val="19"/>
          <w:szCs w:val="19"/>
          <w:lang w:val="en-US"/>
        </w:rPr>
        <w:t>as</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GridGroupExpanderCellElement</w:t>
      </w:r>
      <w:proofErr w:type="spellEnd"/>
      <w:r w:rsidRPr="00E95636">
        <w:rPr>
          <w:rFonts w:cstheme="minorHAnsi"/>
          <w:color w:val="000000"/>
          <w:sz w:val="19"/>
          <w:szCs w:val="19"/>
          <w:lang w:val="en-US"/>
        </w:rPr>
        <w:t>;</w:t>
      </w:r>
    </w:p>
    <w:p w14:paraId="54131765"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if</w:t>
      </w:r>
      <w:r w:rsidRPr="00E95636">
        <w:rPr>
          <w:rFonts w:cstheme="minorHAnsi"/>
          <w:color w:val="000000"/>
          <w:sz w:val="19"/>
          <w:szCs w:val="19"/>
          <w:lang w:val="en-US"/>
        </w:rPr>
        <w:t xml:space="preserve"> (cell != </w:t>
      </w:r>
      <w:r w:rsidRPr="00E95636">
        <w:rPr>
          <w:rFonts w:cstheme="minorHAnsi"/>
          <w:color w:val="0000FF"/>
          <w:sz w:val="19"/>
          <w:szCs w:val="19"/>
          <w:lang w:val="en-US"/>
        </w:rPr>
        <w:t>null</w:t>
      </w:r>
      <w:r w:rsidRPr="00E95636">
        <w:rPr>
          <w:rFonts w:cstheme="minorHAnsi"/>
          <w:color w:val="000000"/>
          <w:sz w:val="19"/>
          <w:szCs w:val="19"/>
          <w:lang w:val="en-US"/>
        </w:rPr>
        <w:t xml:space="preserve"> &amp;&amp; </w:t>
      </w:r>
      <w:proofErr w:type="spellStart"/>
      <w:r w:rsidRPr="00E95636">
        <w:rPr>
          <w:rFonts w:cstheme="minorHAnsi"/>
          <w:color w:val="000000"/>
          <w:sz w:val="19"/>
          <w:szCs w:val="19"/>
          <w:lang w:val="en-US"/>
        </w:rPr>
        <w:t>e.CellElement.RowElement</w:t>
      </w:r>
      <w:proofErr w:type="spellEnd"/>
      <w:r w:rsidRPr="00E95636">
        <w:rPr>
          <w:rFonts w:cstheme="minorHAnsi"/>
          <w:color w:val="000000"/>
          <w:sz w:val="19"/>
          <w:szCs w:val="19"/>
          <w:lang w:val="en-US"/>
        </w:rPr>
        <w:t xml:space="preserve"> </w:t>
      </w:r>
      <w:r w:rsidRPr="00E95636">
        <w:rPr>
          <w:rFonts w:cstheme="minorHAnsi"/>
          <w:color w:val="0000FF"/>
          <w:sz w:val="19"/>
          <w:szCs w:val="19"/>
          <w:lang w:val="en-US"/>
        </w:rPr>
        <w:t>is</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GridDataRowElement</w:t>
      </w:r>
      <w:proofErr w:type="spellEnd"/>
      <w:r w:rsidRPr="00E95636">
        <w:rPr>
          <w:rFonts w:cstheme="minorHAnsi"/>
          <w:color w:val="000000"/>
          <w:sz w:val="19"/>
          <w:szCs w:val="19"/>
          <w:lang w:val="en-US"/>
        </w:rPr>
        <w:t>)</w:t>
      </w:r>
    </w:p>
    <w:p w14:paraId="7B755A60"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60190929"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if</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IsExpandable</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cell.RowInfo</w:t>
      </w:r>
      <w:proofErr w:type="spellEnd"/>
      <w:r w:rsidRPr="00E95636">
        <w:rPr>
          <w:rFonts w:cstheme="minorHAnsi"/>
          <w:color w:val="000000"/>
          <w:sz w:val="19"/>
          <w:szCs w:val="19"/>
          <w:lang w:val="en-US"/>
        </w:rPr>
        <w:t>))</w:t>
      </w:r>
    </w:p>
    <w:p w14:paraId="3B816680"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6E4618F6"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cell.Expander.Visibility</w:t>
      </w:r>
      <w:proofErr w:type="spellEnd"/>
      <w:r w:rsidRPr="00E95636">
        <w:rPr>
          <w:rFonts w:cstheme="minorHAnsi"/>
          <w:color w:val="000000"/>
          <w:sz w:val="19"/>
          <w:szCs w:val="19"/>
          <w:lang w:val="en-US"/>
        </w:rPr>
        <w:t xml:space="preserve"> = </w:t>
      </w:r>
      <w:proofErr w:type="spellStart"/>
      <w:r w:rsidRPr="00E95636">
        <w:rPr>
          <w:rFonts w:cstheme="minorHAnsi"/>
          <w:color w:val="000000"/>
          <w:sz w:val="19"/>
          <w:szCs w:val="19"/>
          <w:lang w:val="en-US"/>
        </w:rPr>
        <w:t>Telerik.WinControls.ElementVisibility.Hidden</w:t>
      </w:r>
      <w:proofErr w:type="spellEnd"/>
      <w:r w:rsidRPr="00E95636">
        <w:rPr>
          <w:rFonts w:cstheme="minorHAnsi"/>
          <w:color w:val="000000"/>
          <w:sz w:val="19"/>
          <w:szCs w:val="19"/>
          <w:lang w:val="en-US"/>
        </w:rPr>
        <w:t>;</w:t>
      </w:r>
    </w:p>
    <w:p w14:paraId="123874C1"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1AE3CC6F"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else</w:t>
      </w:r>
    </w:p>
    <w:p w14:paraId="30267A45"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4F2D6888"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cell.Expander.Visibility</w:t>
      </w:r>
      <w:proofErr w:type="spellEnd"/>
      <w:r w:rsidRPr="00E95636">
        <w:rPr>
          <w:rFonts w:cstheme="minorHAnsi"/>
          <w:color w:val="000000"/>
          <w:sz w:val="19"/>
          <w:szCs w:val="19"/>
          <w:lang w:val="en-US"/>
        </w:rPr>
        <w:t xml:space="preserve"> = </w:t>
      </w:r>
      <w:proofErr w:type="spellStart"/>
      <w:r w:rsidRPr="00E95636">
        <w:rPr>
          <w:rFonts w:cstheme="minorHAnsi"/>
          <w:color w:val="000000"/>
          <w:sz w:val="19"/>
          <w:szCs w:val="19"/>
          <w:lang w:val="en-US"/>
        </w:rPr>
        <w:t>Telerik.WinControls.ElementVisibility.Visible</w:t>
      </w:r>
      <w:proofErr w:type="spellEnd"/>
      <w:r w:rsidRPr="00E95636">
        <w:rPr>
          <w:rFonts w:cstheme="minorHAnsi"/>
          <w:color w:val="000000"/>
          <w:sz w:val="19"/>
          <w:szCs w:val="19"/>
          <w:lang w:val="en-US"/>
        </w:rPr>
        <w:t>;</w:t>
      </w:r>
    </w:p>
    <w:p w14:paraId="1C0FFD7A"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2C7C0385"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2C9FC2C2"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07FF6439"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6BB486B7" w14:textId="77777777" w:rsidR="002507F4" w:rsidRPr="00E95636" w:rsidRDefault="002507F4" w:rsidP="002507F4">
      <w:pPr>
        <w:autoSpaceDE w:val="0"/>
        <w:autoSpaceDN w:val="0"/>
        <w:adjustRightInd w:val="0"/>
        <w:spacing w:after="0" w:line="240" w:lineRule="auto"/>
        <w:rPr>
          <w:rFonts w:cstheme="minorHAnsi"/>
          <w:b/>
          <w:color w:val="000000"/>
          <w:sz w:val="19"/>
          <w:szCs w:val="19"/>
          <w:lang w:val="en-US"/>
        </w:rPr>
      </w:pPr>
      <w:r w:rsidRPr="00E95636">
        <w:rPr>
          <w:rFonts w:cstheme="minorHAnsi"/>
          <w:b/>
          <w:color w:val="000000"/>
          <w:sz w:val="19"/>
          <w:szCs w:val="19"/>
          <w:lang w:val="en-US"/>
        </w:rPr>
        <w:t xml:space="preserve">        </w:t>
      </w:r>
      <w:r w:rsidRPr="00E95636">
        <w:rPr>
          <w:rFonts w:cstheme="minorHAnsi"/>
          <w:b/>
          <w:color w:val="0000FF"/>
          <w:sz w:val="19"/>
          <w:szCs w:val="19"/>
          <w:lang w:val="en-US"/>
        </w:rPr>
        <w:t>private</w:t>
      </w:r>
      <w:r w:rsidRPr="00E95636">
        <w:rPr>
          <w:rFonts w:cstheme="minorHAnsi"/>
          <w:b/>
          <w:color w:val="000000"/>
          <w:sz w:val="19"/>
          <w:szCs w:val="19"/>
          <w:lang w:val="en-US"/>
        </w:rPr>
        <w:t xml:space="preserve"> </w:t>
      </w:r>
      <w:r w:rsidRPr="00E95636">
        <w:rPr>
          <w:rFonts w:cstheme="minorHAnsi"/>
          <w:b/>
          <w:color w:val="0000FF"/>
          <w:sz w:val="19"/>
          <w:szCs w:val="19"/>
          <w:lang w:val="en-US"/>
        </w:rPr>
        <w:t>void</w:t>
      </w:r>
      <w:r w:rsidRPr="00E95636">
        <w:rPr>
          <w:rFonts w:cstheme="minorHAnsi"/>
          <w:b/>
          <w:color w:val="000000"/>
          <w:sz w:val="19"/>
          <w:szCs w:val="19"/>
          <w:lang w:val="en-US"/>
        </w:rPr>
        <w:t xml:space="preserve"> radGridView1_ChildViewExpanding(</w:t>
      </w:r>
      <w:r w:rsidRPr="00E95636">
        <w:rPr>
          <w:rFonts w:cstheme="minorHAnsi"/>
          <w:b/>
          <w:color w:val="0000FF"/>
          <w:sz w:val="19"/>
          <w:szCs w:val="19"/>
          <w:lang w:val="en-US"/>
        </w:rPr>
        <w:t>object</w:t>
      </w:r>
      <w:r w:rsidRPr="00E95636">
        <w:rPr>
          <w:rFonts w:cstheme="minorHAnsi"/>
          <w:b/>
          <w:color w:val="000000"/>
          <w:sz w:val="19"/>
          <w:szCs w:val="19"/>
          <w:lang w:val="en-US"/>
        </w:rPr>
        <w:t xml:space="preserve"> sender, </w:t>
      </w:r>
      <w:proofErr w:type="spellStart"/>
      <w:r w:rsidRPr="00E95636">
        <w:rPr>
          <w:rFonts w:cstheme="minorHAnsi"/>
          <w:b/>
          <w:color w:val="000000"/>
          <w:sz w:val="19"/>
          <w:szCs w:val="19"/>
          <w:lang w:val="en-US"/>
        </w:rPr>
        <w:t>ChildViewExpandingEventArgs</w:t>
      </w:r>
      <w:proofErr w:type="spellEnd"/>
      <w:r w:rsidRPr="00E95636">
        <w:rPr>
          <w:rFonts w:cstheme="minorHAnsi"/>
          <w:b/>
          <w:color w:val="000000"/>
          <w:sz w:val="19"/>
          <w:szCs w:val="19"/>
          <w:lang w:val="en-US"/>
        </w:rPr>
        <w:t xml:space="preserve"> e)</w:t>
      </w:r>
    </w:p>
    <w:p w14:paraId="07A11A89"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lang w:val="en-US"/>
        </w:rPr>
        <w:t xml:space="preserve">        </w:t>
      </w:r>
      <w:r w:rsidRPr="00E95636">
        <w:rPr>
          <w:rFonts w:cstheme="minorHAnsi"/>
          <w:color w:val="000000"/>
          <w:sz w:val="19"/>
          <w:szCs w:val="19"/>
        </w:rPr>
        <w:t>{</w:t>
      </w:r>
    </w:p>
    <w:p w14:paraId="4A83BD94"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e.Cancel</w:t>
      </w:r>
      <w:proofErr w:type="spellEnd"/>
      <w:r w:rsidRPr="00E95636">
        <w:rPr>
          <w:rFonts w:cstheme="minorHAnsi"/>
          <w:color w:val="000000"/>
          <w:sz w:val="19"/>
          <w:szCs w:val="19"/>
        </w:rPr>
        <w:t xml:space="preserve"> = !</w:t>
      </w:r>
      <w:proofErr w:type="spellStart"/>
      <w:r w:rsidRPr="00E95636">
        <w:rPr>
          <w:rFonts w:cstheme="minorHAnsi"/>
          <w:color w:val="000000"/>
          <w:sz w:val="19"/>
          <w:szCs w:val="19"/>
        </w:rPr>
        <w:t>IsExpandable</w:t>
      </w:r>
      <w:proofErr w:type="spellEnd"/>
      <w:r w:rsidRPr="00E95636">
        <w:rPr>
          <w:rFonts w:cstheme="minorHAnsi"/>
          <w:color w:val="000000"/>
          <w:sz w:val="19"/>
          <w:szCs w:val="19"/>
        </w:rPr>
        <w:t>(</w:t>
      </w:r>
      <w:proofErr w:type="spellStart"/>
      <w:r w:rsidRPr="00E95636">
        <w:rPr>
          <w:rFonts w:cstheme="minorHAnsi"/>
          <w:color w:val="000000"/>
          <w:sz w:val="19"/>
          <w:szCs w:val="19"/>
        </w:rPr>
        <w:t>e.ParentRow</w:t>
      </w:r>
      <w:proofErr w:type="spellEnd"/>
      <w:r w:rsidRPr="00E95636">
        <w:rPr>
          <w:rFonts w:cstheme="minorHAnsi"/>
          <w:color w:val="000000"/>
          <w:sz w:val="19"/>
          <w:szCs w:val="19"/>
        </w:rPr>
        <w:t>);</w:t>
      </w:r>
    </w:p>
    <w:p w14:paraId="3B0CBF5E" w14:textId="77777777" w:rsidR="002507F4" w:rsidRPr="00E95636" w:rsidRDefault="002507F4" w:rsidP="002507F4">
      <w:pPr>
        <w:spacing w:after="0" w:line="276" w:lineRule="auto"/>
        <w:rPr>
          <w:rFonts w:eastAsia="Arial" w:cstheme="minorHAnsi"/>
          <w:sz w:val="24"/>
          <w:szCs w:val="24"/>
        </w:rPr>
      </w:pPr>
      <w:r w:rsidRPr="00E95636">
        <w:rPr>
          <w:rFonts w:cstheme="minorHAnsi"/>
          <w:color w:val="000000"/>
          <w:sz w:val="19"/>
          <w:szCs w:val="19"/>
        </w:rPr>
        <w:t xml:space="preserve">        }</w:t>
      </w:r>
    </w:p>
    <w:p w14:paraId="73164280" w14:textId="77777777" w:rsidR="002507F4" w:rsidRPr="00E95636" w:rsidRDefault="002507F4" w:rsidP="002507F4">
      <w:pPr>
        <w:spacing w:after="0" w:line="276" w:lineRule="auto"/>
        <w:rPr>
          <w:rFonts w:eastAsia="Arial" w:cstheme="minorHAnsi"/>
          <w:sz w:val="36"/>
          <w:szCs w:val="36"/>
        </w:rPr>
      </w:pPr>
    </w:p>
    <w:p w14:paraId="38022209" w14:textId="77777777" w:rsidR="002507F4" w:rsidRPr="00E95636" w:rsidRDefault="002507F4" w:rsidP="002507F4">
      <w:pPr>
        <w:spacing w:after="0" w:line="276" w:lineRule="auto"/>
        <w:rPr>
          <w:rFonts w:eastAsia="Arial" w:cstheme="minorHAnsi"/>
          <w:sz w:val="36"/>
          <w:szCs w:val="36"/>
        </w:rPr>
      </w:pPr>
    </w:p>
    <w:p w14:paraId="44E07EB9" w14:textId="77777777" w:rsidR="002507F4" w:rsidRPr="00E95636" w:rsidRDefault="002507F4" w:rsidP="002507F4">
      <w:pPr>
        <w:spacing w:after="0" w:line="276" w:lineRule="auto"/>
        <w:rPr>
          <w:rFonts w:eastAsia="Arial" w:cstheme="minorHAnsi"/>
          <w:sz w:val="24"/>
          <w:szCs w:val="24"/>
        </w:rPr>
      </w:pPr>
      <w:r w:rsidRPr="00E95636">
        <w:rPr>
          <w:rFonts w:eastAsia="Arial" w:cstheme="minorHAnsi"/>
          <w:sz w:val="24"/>
          <w:szCs w:val="24"/>
        </w:rPr>
        <w:t xml:space="preserve">Deberemos que suscribir los eventos al </w:t>
      </w:r>
      <w:proofErr w:type="spellStart"/>
      <w:r w:rsidRPr="00E95636">
        <w:rPr>
          <w:rFonts w:eastAsia="Arial" w:cstheme="minorHAnsi"/>
          <w:sz w:val="24"/>
          <w:szCs w:val="24"/>
        </w:rPr>
        <w:t>grid</w:t>
      </w:r>
      <w:proofErr w:type="spellEnd"/>
      <w:r w:rsidRPr="00E95636">
        <w:rPr>
          <w:rFonts w:eastAsia="Arial" w:cstheme="minorHAnsi"/>
          <w:sz w:val="24"/>
          <w:szCs w:val="24"/>
        </w:rPr>
        <w:t>:</w:t>
      </w:r>
    </w:p>
    <w:p w14:paraId="736A55AC"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roofErr w:type="spellStart"/>
      <w:r w:rsidRPr="00E95636">
        <w:rPr>
          <w:rFonts w:cstheme="minorHAnsi"/>
          <w:color w:val="000000"/>
          <w:sz w:val="19"/>
          <w:szCs w:val="19"/>
          <w:lang w:val="en-US"/>
        </w:rPr>
        <w:t>gridView.ViewCellFormatting</w:t>
      </w:r>
      <w:proofErr w:type="spellEnd"/>
      <w:r w:rsidRPr="00E95636">
        <w:rPr>
          <w:rFonts w:cstheme="minorHAnsi"/>
          <w:color w:val="000000"/>
          <w:sz w:val="19"/>
          <w:szCs w:val="19"/>
          <w:lang w:val="en-US"/>
        </w:rPr>
        <w:t xml:space="preserve"> += radGridView1_ViewCellFormatting;</w:t>
      </w:r>
    </w:p>
    <w:p w14:paraId="516598DA" w14:textId="77777777" w:rsidR="002507F4" w:rsidRPr="00E95636" w:rsidRDefault="002507F4" w:rsidP="002507F4">
      <w:pPr>
        <w:spacing w:after="0" w:line="276" w:lineRule="auto"/>
        <w:rPr>
          <w:rFonts w:eastAsia="Arial" w:cstheme="minorHAnsi"/>
          <w:sz w:val="24"/>
          <w:szCs w:val="24"/>
          <w:lang w:val="en-US"/>
        </w:rPr>
      </w:pPr>
      <w:proofErr w:type="spellStart"/>
      <w:r w:rsidRPr="00E95636">
        <w:rPr>
          <w:rFonts w:cstheme="minorHAnsi"/>
          <w:color w:val="000000"/>
          <w:sz w:val="19"/>
          <w:szCs w:val="19"/>
          <w:lang w:val="en-US"/>
        </w:rPr>
        <w:t>gridView.ChildViewExpanding</w:t>
      </w:r>
      <w:proofErr w:type="spellEnd"/>
      <w:r w:rsidRPr="00E95636">
        <w:rPr>
          <w:rFonts w:cstheme="minorHAnsi"/>
          <w:color w:val="000000"/>
          <w:sz w:val="19"/>
          <w:szCs w:val="19"/>
          <w:lang w:val="en-US"/>
        </w:rPr>
        <w:t xml:space="preserve"> += radGridView1_ChildViewExpanding;</w:t>
      </w:r>
    </w:p>
    <w:p w14:paraId="5AFB4039" w14:textId="77777777" w:rsidR="002507F4" w:rsidRPr="00E95636" w:rsidRDefault="002507F4" w:rsidP="002507F4">
      <w:pPr>
        <w:spacing w:after="0" w:line="276" w:lineRule="auto"/>
        <w:rPr>
          <w:rFonts w:eastAsia="Arial" w:cstheme="minorHAnsi"/>
          <w:sz w:val="36"/>
          <w:szCs w:val="36"/>
          <w:lang w:val="en-US"/>
        </w:rPr>
      </w:pPr>
    </w:p>
    <w:p w14:paraId="4BA854CB" w14:textId="13C9C265" w:rsidR="002507F4" w:rsidRPr="00E95636" w:rsidRDefault="002507F4" w:rsidP="002507F4">
      <w:pPr>
        <w:pStyle w:val="Ttulo2"/>
      </w:pPr>
      <w:bookmarkStart w:id="35" w:name="_Toc42003168"/>
      <w:r w:rsidRPr="00E95636">
        <w:t xml:space="preserve">Jerarquía </w:t>
      </w:r>
      <w:proofErr w:type="spellStart"/>
      <w:r w:rsidRPr="00E95636">
        <w:t>On</w:t>
      </w:r>
      <w:proofErr w:type="spellEnd"/>
      <w:r w:rsidRPr="00E95636">
        <w:t xml:space="preserve"> </w:t>
      </w:r>
      <w:proofErr w:type="spellStart"/>
      <w:r w:rsidRPr="00E95636">
        <w:t>Demand</w:t>
      </w:r>
      <w:bookmarkEnd w:id="35"/>
      <w:proofErr w:type="spellEnd"/>
    </w:p>
    <w:p w14:paraId="3E335D94" w14:textId="74DC2547" w:rsidR="002507F4" w:rsidRDefault="002507F4" w:rsidP="002507F4">
      <w:pPr>
        <w:spacing w:after="0" w:line="276" w:lineRule="auto"/>
        <w:rPr>
          <w:rFonts w:eastAsia="Arial" w:cstheme="minorHAnsi"/>
          <w:sz w:val="24"/>
          <w:szCs w:val="24"/>
        </w:rPr>
      </w:pPr>
      <w:proofErr w:type="spellStart"/>
      <w:r>
        <w:rPr>
          <w:rFonts w:eastAsia="Arial" w:cstheme="minorHAnsi"/>
          <w:sz w:val="24"/>
          <w:szCs w:val="24"/>
        </w:rPr>
        <w:t>On</w:t>
      </w:r>
      <w:proofErr w:type="spellEnd"/>
      <w:r>
        <w:rPr>
          <w:rFonts w:eastAsia="Arial" w:cstheme="minorHAnsi"/>
          <w:sz w:val="24"/>
          <w:szCs w:val="24"/>
        </w:rPr>
        <w:t xml:space="preserve"> </w:t>
      </w:r>
      <w:proofErr w:type="spellStart"/>
      <w:r>
        <w:rPr>
          <w:rFonts w:eastAsia="Arial" w:cstheme="minorHAnsi"/>
          <w:sz w:val="24"/>
          <w:szCs w:val="24"/>
        </w:rPr>
        <w:t>demand</w:t>
      </w:r>
      <w:proofErr w:type="spellEnd"/>
      <w:r>
        <w:rPr>
          <w:rFonts w:eastAsia="Arial" w:cstheme="minorHAnsi"/>
          <w:sz w:val="24"/>
          <w:szCs w:val="24"/>
        </w:rPr>
        <w:t xml:space="preserve"> o bajo demanda quiere decir que los datos no están cargados hasta que los </w:t>
      </w:r>
      <w:proofErr w:type="spellStart"/>
      <w:r>
        <w:rPr>
          <w:rFonts w:eastAsia="Arial" w:cstheme="minorHAnsi"/>
          <w:sz w:val="24"/>
          <w:szCs w:val="24"/>
        </w:rPr>
        <w:t>visualizas,es</w:t>
      </w:r>
      <w:proofErr w:type="spellEnd"/>
      <w:r>
        <w:rPr>
          <w:rFonts w:eastAsia="Arial" w:cstheme="minorHAnsi"/>
          <w:sz w:val="24"/>
          <w:szCs w:val="24"/>
        </w:rPr>
        <w:t xml:space="preserve"> decir, hasta que no expandes la fila para ver sus jerárquicos los datos de estos no se solicitan.</w:t>
      </w:r>
    </w:p>
    <w:p w14:paraId="4D3E7548" w14:textId="77777777" w:rsidR="002507F4" w:rsidRPr="00E95636" w:rsidRDefault="002507F4" w:rsidP="002507F4">
      <w:pPr>
        <w:spacing w:after="0" w:line="276" w:lineRule="auto"/>
        <w:rPr>
          <w:rFonts w:eastAsia="Arial" w:cstheme="minorHAnsi"/>
          <w:sz w:val="24"/>
          <w:szCs w:val="24"/>
        </w:rPr>
      </w:pPr>
      <w:r w:rsidRPr="00E95636">
        <w:rPr>
          <w:rFonts w:eastAsia="Arial" w:cstheme="minorHAnsi"/>
          <w:sz w:val="24"/>
          <w:szCs w:val="24"/>
        </w:rPr>
        <w:t xml:space="preserve">Para usar jerarquía bajo demanda primero tendremos que crear el </w:t>
      </w:r>
      <w:proofErr w:type="spellStart"/>
      <w:r w:rsidRPr="00E95636">
        <w:rPr>
          <w:rFonts w:eastAsia="Arial" w:cstheme="minorHAnsi"/>
          <w:sz w:val="24"/>
          <w:szCs w:val="24"/>
        </w:rPr>
        <w:t>template</w:t>
      </w:r>
      <w:proofErr w:type="spellEnd"/>
      <w:r w:rsidRPr="00E95636">
        <w:rPr>
          <w:rFonts w:eastAsia="Arial" w:cstheme="minorHAnsi"/>
          <w:sz w:val="24"/>
          <w:szCs w:val="24"/>
        </w:rPr>
        <w:t xml:space="preserve"> por un lado y luego </w:t>
      </w:r>
      <w:proofErr w:type="spellStart"/>
      <w:r w:rsidRPr="00E95636">
        <w:rPr>
          <w:rFonts w:eastAsia="Arial" w:cstheme="minorHAnsi"/>
          <w:sz w:val="24"/>
          <w:szCs w:val="24"/>
        </w:rPr>
        <w:t>declarer</w:t>
      </w:r>
      <w:proofErr w:type="spellEnd"/>
      <w:r w:rsidRPr="00E95636">
        <w:rPr>
          <w:rFonts w:eastAsia="Arial" w:cstheme="minorHAnsi"/>
          <w:sz w:val="24"/>
          <w:szCs w:val="24"/>
        </w:rPr>
        <w:t xml:space="preserve"> un </w:t>
      </w:r>
      <w:proofErr w:type="spellStart"/>
      <w:r w:rsidRPr="00E95636">
        <w:rPr>
          <w:rFonts w:eastAsia="Arial" w:cstheme="minorHAnsi"/>
          <w:sz w:val="24"/>
          <w:szCs w:val="24"/>
        </w:rPr>
        <w:t>metodo</w:t>
      </w:r>
      <w:proofErr w:type="spellEnd"/>
      <w:r w:rsidRPr="00E95636">
        <w:rPr>
          <w:rFonts w:eastAsia="Arial" w:cstheme="minorHAnsi"/>
          <w:sz w:val="24"/>
          <w:szCs w:val="24"/>
        </w:rPr>
        <w:t xml:space="preserve"> que se encargue de decirle lo que necesita en cada línea</w:t>
      </w:r>
    </w:p>
    <w:p w14:paraId="7026175B" w14:textId="77777777" w:rsidR="002507F4" w:rsidRPr="00E95636" w:rsidRDefault="002507F4" w:rsidP="002507F4">
      <w:pPr>
        <w:spacing w:after="0" w:line="276" w:lineRule="auto"/>
        <w:rPr>
          <w:rFonts w:eastAsia="Arial" w:cstheme="minorHAnsi"/>
          <w:sz w:val="24"/>
          <w:szCs w:val="24"/>
        </w:rPr>
      </w:pPr>
      <w:r w:rsidRPr="00E95636">
        <w:rPr>
          <w:rFonts w:eastAsia="Arial" w:cstheme="minorHAnsi"/>
          <w:sz w:val="24"/>
          <w:szCs w:val="24"/>
        </w:rPr>
        <w:t xml:space="preserve">Ejemplo </w:t>
      </w:r>
      <w:proofErr w:type="spellStart"/>
      <w:r w:rsidRPr="00E95636">
        <w:rPr>
          <w:rFonts w:eastAsia="Arial" w:cstheme="minorHAnsi"/>
          <w:sz w:val="24"/>
          <w:szCs w:val="24"/>
        </w:rPr>
        <w:t>crendo</w:t>
      </w:r>
      <w:proofErr w:type="spellEnd"/>
      <w:r w:rsidRPr="00E95636">
        <w:rPr>
          <w:rFonts w:eastAsia="Arial" w:cstheme="minorHAnsi"/>
          <w:sz w:val="24"/>
          <w:szCs w:val="24"/>
        </w:rPr>
        <w:t xml:space="preserve"> el </w:t>
      </w:r>
      <w:proofErr w:type="spellStart"/>
      <w:r w:rsidRPr="00E95636">
        <w:rPr>
          <w:rFonts w:eastAsia="Arial" w:cstheme="minorHAnsi"/>
          <w:sz w:val="24"/>
          <w:szCs w:val="24"/>
        </w:rPr>
        <w:t>template</w:t>
      </w:r>
      <w:proofErr w:type="spellEnd"/>
      <w:r w:rsidRPr="00E95636">
        <w:rPr>
          <w:rFonts w:eastAsia="Arial" w:cstheme="minorHAnsi"/>
          <w:sz w:val="24"/>
          <w:szCs w:val="24"/>
        </w:rPr>
        <w:t>:</w:t>
      </w:r>
    </w:p>
    <w:p w14:paraId="005AF3DA" w14:textId="77777777" w:rsidR="002507F4" w:rsidRPr="00E95636" w:rsidRDefault="002507F4" w:rsidP="002507F4">
      <w:pPr>
        <w:autoSpaceDE w:val="0"/>
        <w:autoSpaceDN w:val="0"/>
        <w:adjustRightInd w:val="0"/>
        <w:spacing w:after="0" w:line="240" w:lineRule="auto"/>
        <w:rPr>
          <w:rFonts w:cstheme="minorHAnsi"/>
          <w:color w:val="000000"/>
          <w:sz w:val="19"/>
          <w:szCs w:val="19"/>
        </w:rPr>
      </w:pPr>
      <w:proofErr w:type="spellStart"/>
      <w:r w:rsidRPr="00E95636">
        <w:rPr>
          <w:rFonts w:cstheme="minorHAnsi"/>
          <w:color w:val="000000"/>
          <w:sz w:val="19"/>
          <w:szCs w:val="19"/>
        </w:rPr>
        <w:t>GridViewTemplate</w:t>
      </w:r>
      <w:proofErr w:type="spellEnd"/>
      <w:r w:rsidRPr="00E95636">
        <w:rPr>
          <w:rFonts w:cstheme="minorHAnsi"/>
          <w:color w:val="000000"/>
          <w:sz w:val="19"/>
          <w:szCs w:val="19"/>
        </w:rPr>
        <w:t xml:space="preserve">  </w:t>
      </w:r>
      <w:proofErr w:type="spellStart"/>
      <w:r w:rsidRPr="00E95636">
        <w:rPr>
          <w:rFonts w:cstheme="minorHAnsi"/>
          <w:color w:val="000000"/>
          <w:sz w:val="19"/>
          <w:szCs w:val="19"/>
        </w:rPr>
        <w:t>templateRecepcionesPreavisos</w:t>
      </w:r>
      <w:proofErr w:type="spellEnd"/>
      <w:r w:rsidRPr="00E95636">
        <w:rPr>
          <w:rFonts w:cstheme="minorHAnsi"/>
          <w:color w:val="000000"/>
          <w:sz w:val="19"/>
          <w:szCs w:val="19"/>
        </w:rPr>
        <w:t xml:space="preserve"> = </w:t>
      </w:r>
      <w:r w:rsidRPr="00E95636">
        <w:rPr>
          <w:rFonts w:cstheme="minorHAnsi"/>
          <w:color w:val="0000FF"/>
          <w:sz w:val="19"/>
          <w:szCs w:val="19"/>
        </w:rPr>
        <w:t>new</w:t>
      </w:r>
      <w:r w:rsidRPr="00E95636">
        <w:rPr>
          <w:rFonts w:cstheme="minorHAnsi"/>
          <w:color w:val="000000"/>
          <w:sz w:val="19"/>
          <w:szCs w:val="19"/>
        </w:rPr>
        <w:t xml:space="preserve"> </w:t>
      </w:r>
      <w:proofErr w:type="spellStart"/>
      <w:r w:rsidRPr="00E95636">
        <w:rPr>
          <w:rFonts w:cstheme="minorHAnsi"/>
          <w:color w:val="000000"/>
          <w:sz w:val="19"/>
          <w:szCs w:val="19"/>
        </w:rPr>
        <w:t>GridViewTemplate</w:t>
      </w:r>
      <w:proofErr w:type="spellEnd"/>
      <w:r w:rsidRPr="00E95636">
        <w:rPr>
          <w:rFonts w:cstheme="minorHAnsi"/>
          <w:color w:val="000000"/>
          <w:sz w:val="19"/>
          <w:szCs w:val="19"/>
        </w:rPr>
        <w:t>();</w:t>
      </w:r>
    </w:p>
    <w:p w14:paraId="3C4993FD"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templateRecepcionesPreavisos.Caption</w:t>
      </w:r>
      <w:proofErr w:type="spellEnd"/>
      <w:r w:rsidRPr="00E95636">
        <w:rPr>
          <w:rFonts w:cstheme="minorHAnsi"/>
          <w:color w:val="000000"/>
          <w:sz w:val="19"/>
          <w:szCs w:val="19"/>
        </w:rPr>
        <w:t xml:space="preserve"> = </w:t>
      </w:r>
      <w:proofErr w:type="spellStart"/>
      <w:r w:rsidRPr="00E95636">
        <w:rPr>
          <w:rFonts w:cstheme="minorHAnsi"/>
          <w:color w:val="000000"/>
          <w:sz w:val="19"/>
          <w:szCs w:val="19"/>
        </w:rPr>
        <w:t>strings.Preavisos</w:t>
      </w:r>
      <w:proofErr w:type="spellEnd"/>
      <w:r w:rsidRPr="00E95636">
        <w:rPr>
          <w:rFonts w:cstheme="minorHAnsi"/>
          <w:color w:val="000000"/>
          <w:sz w:val="19"/>
          <w:szCs w:val="19"/>
        </w:rPr>
        <w:t>;</w:t>
      </w:r>
    </w:p>
    <w:p w14:paraId="6DBF27AD"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FF"/>
          <w:sz w:val="19"/>
          <w:szCs w:val="19"/>
        </w:rPr>
        <w:t>string</w:t>
      </w:r>
      <w:proofErr w:type="spellEnd"/>
      <w:r w:rsidRPr="00E95636">
        <w:rPr>
          <w:rFonts w:cstheme="minorHAnsi"/>
          <w:color w:val="000000"/>
          <w:sz w:val="19"/>
          <w:szCs w:val="19"/>
        </w:rPr>
        <w:t xml:space="preserve"> </w:t>
      </w:r>
      <w:proofErr w:type="spellStart"/>
      <w:r w:rsidRPr="00E95636">
        <w:rPr>
          <w:rFonts w:cstheme="minorHAnsi"/>
          <w:color w:val="000000"/>
          <w:sz w:val="19"/>
          <w:szCs w:val="19"/>
        </w:rPr>
        <w:t>jsonPreavisos</w:t>
      </w:r>
      <w:proofErr w:type="spellEnd"/>
      <w:r w:rsidRPr="00E95636">
        <w:rPr>
          <w:rFonts w:cstheme="minorHAnsi"/>
          <w:color w:val="000000"/>
          <w:sz w:val="19"/>
          <w:szCs w:val="19"/>
        </w:rPr>
        <w:t xml:space="preserve"> = </w:t>
      </w:r>
      <w:proofErr w:type="spellStart"/>
      <w:r w:rsidRPr="00E95636">
        <w:rPr>
          <w:rFonts w:cstheme="minorHAnsi"/>
          <w:color w:val="000000"/>
          <w:sz w:val="19"/>
          <w:szCs w:val="19"/>
        </w:rPr>
        <w:t>DataAccess.LoadJson</w:t>
      </w:r>
      <w:proofErr w:type="spellEnd"/>
      <w:r w:rsidRPr="00E95636">
        <w:rPr>
          <w:rFonts w:cstheme="minorHAnsi"/>
          <w:color w:val="000000"/>
          <w:sz w:val="19"/>
          <w:szCs w:val="19"/>
        </w:rPr>
        <w:t>(</w:t>
      </w:r>
      <w:r w:rsidRPr="00E95636">
        <w:rPr>
          <w:rFonts w:cstheme="minorHAnsi"/>
          <w:color w:val="A31515"/>
          <w:sz w:val="19"/>
          <w:szCs w:val="19"/>
        </w:rPr>
        <w:t>"</w:t>
      </w:r>
      <w:proofErr w:type="spellStart"/>
      <w:r w:rsidRPr="00E95636">
        <w:rPr>
          <w:rFonts w:cstheme="minorHAnsi"/>
          <w:color w:val="A31515"/>
          <w:sz w:val="19"/>
          <w:szCs w:val="19"/>
        </w:rPr>
        <w:t>RecepcionesJerarquicoPreavisos</w:t>
      </w:r>
      <w:proofErr w:type="spellEnd"/>
      <w:r w:rsidRPr="00E95636">
        <w:rPr>
          <w:rFonts w:cstheme="minorHAnsi"/>
          <w:color w:val="A31515"/>
          <w:sz w:val="19"/>
          <w:szCs w:val="19"/>
        </w:rPr>
        <w:t>"</w:t>
      </w:r>
      <w:r w:rsidRPr="00E95636">
        <w:rPr>
          <w:rFonts w:cstheme="minorHAnsi"/>
          <w:color w:val="000000"/>
          <w:sz w:val="19"/>
          <w:szCs w:val="19"/>
        </w:rPr>
        <w:t>);</w:t>
      </w:r>
    </w:p>
    <w:p w14:paraId="59620D1C"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JArray</w:t>
      </w:r>
      <w:proofErr w:type="spellEnd"/>
      <w:r w:rsidRPr="00E95636">
        <w:rPr>
          <w:rFonts w:cstheme="minorHAnsi"/>
          <w:color w:val="000000"/>
          <w:sz w:val="19"/>
          <w:szCs w:val="19"/>
        </w:rPr>
        <w:t xml:space="preserve"> js2 = </w:t>
      </w:r>
      <w:proofErr w:type="spellStart"/>
      <w:r w:rsidRPr="00E95636">
        <w:rPr>
          <w:rFonts w:cstheme="minorHAnsi"/>
          <w:color w:val="000000"/>
          <w:sz w:val="19"/>
          <w:szCs w:val="19"/>
        </w:rPr>
        <w:t>JArray.Parse</w:t>
      </w:r>
      <w:proofErr w:type="spellEnd"/>
      <w:r w:rsidRPr="00E95636">
        <w:rPr>
          <w:rFonts w:cstheme="minorHAnsi"/>
          <w:color w:val="000000"/>
          <w:sz w:val="19"/>
          <w:szCs w:val="19"/>
        </w:rPr>
        <w:t>(</w:t>
      </w:r>
      <w:proofErr w:type="spellStart"/>
      <w:r w:rsidRPr="00E95636">
        <w:rPr>
          <w:rFonts w:cstheme="minorHAnsi"/>
          <w:color w:val="000000"/>
          <w:sz w:val="19"/>
          <w:szCs w:val="19"/>
        </w:rPr>
        <w:t>jsonPreavisos</w:t>
      </w:r>
      <w:proofErr w:type="spellEnd"/>
      <w:r w:rsidRPr="00E95636">
        <w:rPr>
          <w:rFonts w:cstheme="minorHAnsi"/>
          <w:color w:val="000000"/>
          <w:sz w:val="19"/>
          <w:szCs w:val="19"/>
        </w:rPr>
        <w:t>);</w:t>
      </w:r>
    </w:p>
    <w:p w14:paraId="219DCF5A"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rPr>
        <w:lastRenderedPageBreak/>
        <w:t xml:space="preserve">            </w:t>
      </w:r>
      <w:r w:rsidRPr="00E95636">
        <w:rPr>
          <w:rFonts w:cstheme="minorHAnsi"/>
          <w:color w:val="0000FF"/>
          <w:sz w:val="19"/>
          <w:szCs w:val="19"/>
          <w:lang w:val="en-US"/>
        </w:rPr>
        <w:t>string</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jsonEsquemaPreav</w:t>
      </w:r>
      <w:proofErr w:type="spellEnd"/>
      <w:r w:rsidRPr="00E95636">
        <w:rPr>
          <w:rFonts w:cstheme="minorHAnsi"/>
          <w:color w:val="000000"/>
          <w:sz w:val="19"/>
          <w:szCs w:val="19"/>
          <w:lang w:val="en-US"/>
        </w:rPr>
        <w:t xml:space="preserve"> = js2.First()[</w:t>
      </w:r>
      <w:r w:rsidRPr="00E95636">
        <w:rPr>
          <w:rFonts w:cstheme="minorHAnsi"/>
          <w:color w:val="A31515"/>
          <w:sz w:val="19"/>
          <w:szCs w:val="19"/>
          <w:lang w:val="en-US"/>
        </w:rPr>
        <w:t>"Scheme"</w:t>
      </w:r>
      <w:r w:rsidRPr="00E95636">
        <w:rPr>
          <w:rFonts w:cstheme="minorHAnsi"/>
          <w:color w:val="000000"/>
          <w:sz w:val="19"/>
          <w:szCs w:val="19"/>
          <w:lang w:val="en-US"/>
        </w:rPr>
        <w:t>].</w:t>
      </w:r>
      <w:proofErr w:type="spellStart"/>
      <w:r w:rsidRPr="00E95636">
        <w:rPr>
          <w:rFonts w:cstheme="minorHAnsi"/>
          <w:color w:val="000000"/>
          <w:sz w:val="19"/>
          <w:szCs w:val="19"/>
          <w:lang w:val="en-US"/>
        </w:rPr>
        <w:t>ToString</w:t>
      </w:r>
      <w:proofErr w:type="spellEnd"/>
      <w:r w:rsidRPr="00E95636">
        <w:rPr>
          <w:rFonts w:cstheme="minorHAnsi"/>
          <w:color w:val="000000"/>
          <w:sz w:val="19"/>
          <w:szCs w:val="19"/>
          <w:lang w:val="en-US"/>
        </w:rPr>
        <w:t>();</w:t>
      </w:r>
    </w:p>
    <w:p w14:paraId="3E2883EA"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List&lt;</w:t>
      </w:r>
      <w:proofErr w:type="spellStart"/>
      <w:r w:rsidRPr="00E95636">
        <w:rPr>
          <w:rFonts w:cstheme="minorHAnsi"/>
          <w:color w:val="000000"/>
          <w:sz w:val="19"/>
          <w:szCs w:val="19"/>
          <w:lang w:val="en-US"/>
        </w:rPr>
        <w:t>TableScheme</w:t>
      </w:r>
      <w:proofErr w:type="spellEnd"/>
      <w:r w:rsidRPr="00E95636">
        <w:rPr>
          <w:rFonts w:cstheme="minorHAnsi"/>
          <w:color w:val="000000"/>
          <w:sz w:val="19"/>
          <w:szCs w:val="19"/>
          <w:lang w:val="en-US"/>
        </w:rPr>
        <w:t>&gt; esquema2 = JsonConvert.DeserializeObject&lt;List&lt;TableScheme&gt;&gt;(jsonEsquemaPreav);</w:t>
      </w:r>
    </w:p>
    <w:p w14:paraId="33598824"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0B439DE0"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for</w:t>
      </w:r>
      <w:r w:rsidRPr="00E95636">
        <w:rPr>
          <w:rFonts w:cstheme="minorHAnsi"/>
          <w:color w:val="000000"/>
          <w:sz w:val="19"/>
          <w:szCs w:val="19"/>
          <w:lang w:val="en-US"/>
        </w:rPr>
        <w:t xml:space="preserve"> (</w:t>
      </w:r>
      <w:r w:rsidRPr="00E95636">
        <w:rPr>
          <w:rFonts w:cstheme="minorHAnsi"/>
          <w:color w:val="0000FF"/>
          <w:sz w:val="19"/>
          <w:szCs w:val="19"/>
          <w:lang w:val="en-US"/>
        </w:rPr>
        <w:t>int</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 xml:space="preserve"> = 0;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 xml:space="preserve"> &lt; esquema2.Count;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w:t>
      </w:r>
    </w:p>
    <w:p w14:paraId="3C0C4ADB"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lang w:val="en-US"/>
        </w:rPr>
        <w:t xml:space="preserve">                </w:t>
      </w:r>
      <w:r w:rsidRPr="00E95636">
        <w:rPr>
          <w:rFonts w:cstheme="minorHAnsi"/>
          <w:color w:val="000000"/>
          <w:sz w:val="19"/>
          <w:szCs w:val="19"/>
        </w:rPr>
        <w:t>{</w:t>
      </w:r>
    </w:p>
    <w:p w14:paraId="3EA07B0A"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FF"/>
          <w:sz w:val="19"/>
          <w:szCs w:val="19"/>
        </w:rPr>
        <w:t>if</w:t>
      </w:r>
      <w:proofErr w:type="spellEnd"/>
      <w:r w:rsidRPr="00E95636">
        <w:rPr>
          <w:rFonts w:cstheme="minorHAnsi"/>
          <w:color w:val="000000"/>
          <w:sz w:val="19"/>
          <w:szCs w:val="19"/>
        </w:rPr>
        <w:t xml:space="preserve"> (esquema2[i].Etiqueta != </w:t>
      </w:r>
      <w:proofErr w:type="spellStart"/>
      <w:r w:rsidRPr="00E95636">
        <w:rPr>
          <w:rFonts w:cstheme="minorHAnsi"/>
          <w:color w:val="0000FF"/>
          <w:sz w:val="19"/>
          <w:szCs w:val="19"/>
        </w:rPr>
        <w:t>string</w:t>
      </w:r>
      <w:r w:rsidRPr="00E95636">
        <w:rPr>
          <w:rFonts w:cstheme="minorHAnsi"/>
          <w:color w:val="000000"/>
          <w:sz w:val="19"/>
          <w:szCs w:val="19"/>
        </w:rPr>
        <w:t>.Empty</w:t>
      </w:r>
      <w:proofErr w:type="spellEnd"/>
      <w:r w:rsidRPr="00E95636">
        <w:rPr>
          <w:rFonts w:cstheme="minorHAnsi"/>
          <w:color w:val="000000"/>
          <w:sz w:val="19"/>
          <w:szCs w:val="19"/>
        </w:rPr>
        <w:t xml:space="preserve"> &amp;&amp; esquema2[i].Etiqueta != </w:t>
      </w:r>
      <w:proofErr w:type="spellStart"/>
      <w:r w:rsidRPr="00E95636">
        <w:rPr>
          <w:rFonts w:cstheme="minorHAnsi"/>
          <w:color w:val="0000FF"/>
          <w:sz w:val="19"/>
          <w:szCs w:val="19"/>
        </w:rPr>
        <w:t>null</w:t>
      </w:r>
      <w:proofErr w:type="spellEnd"/>
      <w:r w:rsidRPr="00E95636">
        <w:rPr>
          <w:rFonts w:cstheme="minorHAnsi"/>
          <w:color w:val="000000"/>
          <w:sz w:val="19"/>
          <w:szCs w:val="19"/>
        </w:rPr>
        <w:t>)</w:t>
      </w:r>
    </w:p>
    <w:p w14:paraId="2D9D136A"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
    <w:p w14:paraId="7DFE88BE"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templateRecepcionesPreavisos.Columns.Add</w:t>
      </w:r>
      <w:proofErr w:type="spellEnd"/>
      <w:r w:rsidRPr="00E95636">
        <w:rPr>
          <w:rFonts w:cstheme="minorHAnsi"/>
          <w:color w:val="000000"/>
          <w:sz w:val="19"/>
          <w:szCs w:val="19"/>
        </w:rPr>
        <w:t>(esquema2[i].Etiqueta);</w:t>
      </w:r>
    </w:p>
    <w:p w14:paraId="28D0ECEB"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rPr>
        <w:t xml:space="preserve">                    </w:t>
      </w:r>
      <w:r w:rsidRPr="00E95636">
        <w:rPr>
          <w:rFonts w:cstheme="minorHAnsi"/>
          <w:color w:val="000000"/>
          <w:sz w:val="19"/>
          <w:szCs w:val="19"/>
          <w:lang w:val="en-US"/>
        </w:rPr>
        <w:t>}</w:t>
      </w:r>
    </w:p>
    <w:p w14:paraId="721DABA4"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67134EC4"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
    <w:p w14:paraId="6AC1A43F"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templateRecepcionesPreavisos.BestFitColumns</w:t>
      </w:r>
      <w:proofErr w:type="spellEnd"/>
      <w:r w:rsidRPr="00E95636">
        <w:rPr>
          <w:rFonts w:cstheme="minorHAnsi"/>
          <w:color w:val="000000"/>
          <w:sz w:val="19"/>
          <w:szCs w:val="19"/>
        </w:rPr>
        <w:t>();</w:t>
      </w:r>
    </w:p>
    <w:p w14:paraId="21C6E612"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gridRecepciones.Templates.Add</w:t>
      </w:r>
      <w:proofErr w:type="spellEnd"/>
      <w:r w:rsidRPr="00E95636">
        <w:rPr>
          <w:rFonts w:cstheme="minorHAnsi"/>
          <w:color w:val="000000"/>
          <w:sz w:val="19"/>
          <w:szCs w:val="19"/>
        </w:rPr>
        <w:t>(</w:t>
      </w:r>
      <w:proofErr w:type="spellStart"/>
      <w:r w:rsidRPr="00E95636">
        <w:rPr>
          <w:rFonts w:cstheme="minorHAnsi"/>
          <w:color w:val="000000"/>
          <w:sz w:val="19"/>
          <w:szCs w:val="19"/>
        </w:rPr>
        <w:t>templateRecepcionesPreavisos</w:t>
      </w:r>
      <w:proofErr w:type="spellEnd"/>
      <w:r w:rsidRPr="00E95636">
        <w:rPr>
          <w:rFonts w:cstheme="minorHAnsi"/>
          <w:color w:val="000000"/>
          <w:sz w:val="19"/>
          <w:szCs w:val="19"/>
        </w:rPr>
        <w:t>);</w:t>
      </w:r>
    </w:p>
    <w:p w14:paraId="66750A91" w14:textId="77777777" w:rsidR="002507F4" w:rsidRPr="00E95636" w:rsidRDefault="002507F4" w:rsidP="002507F4">
      <w:pPr>
        <w:spacing w:after="0" w:line="276" w:lineRule="auto"/>
        <w:rPr>
          <w:rFonts w:cstheme="minorHAnsi"/>
          <w:color w:val="000000"/>
          <w:sz w:val="19"/>
          <w:szCs w:val="19"/>
        </w:rPr>
      </w:pPr>
      <w:r w:rsidRPr="00E95636">
        <w:rPr>
          <w:rFonts w:cstheme="minorHAnsi"/>
          <w:color w:val="000000"/>
          <w:sz w:val="19"/>
          <w:szCs w:val="19"/>
        </w:rPr>
        <w:t xml:space="preserve">            </w:t>
      </w:r>
      <w:proofErr w:type="spellStart"/>
      <w:r w:rsidRPr="00E95636">
        <w:rPr>
          <w:rFonts w:cstheme="minorHAnsi"/>
          <w:color w:val="000000"/>
          <w:sz w:val="19"/>
          <w:szCs w:val="19"/>
        </w:rPr>
        <w:t>templateRecepcionesPreavisos.HierarchyDataProvider</w:t>
      </w:r>
      <w:proofErr w:type="spellEnd"/>
      <w:r w:rsidRPr="00E95636">
        <w:rPr>
          <w:rFonts w:cstheme="minorHAnsi"/>
          <w:color w:val="000000"/>
          <w:sz w:val="19"/>
          <w:szCs w:val="19"/>
        </w:rPr>
        <w:t xml:space="preserve"> = </w:t>
      </w:r>
      <w:r w:rsidRPr="00E95636">
        <w:rPr>
          <w:rFonts w:cstheme="minorHAnsi"/>
          <w:color w:val="0000FF"/>
          <w:sz w:val="19"/>
          <w:szCs w:val="19"/>
        </w:rPr>
        <w:t>new</w:t>
      </w:r>
      <w:r w:rsidRPr="00E95636">
        <w:rPr>
          <w:rFonts w:cstheme="minorHAnsi"/>
          <w:color w:val="000000"/>
          <w:sz w:val="19"/>
          <w:szCs w:val="19"/>
        </w:rPr>
        <w:t xml:space="preserve"> </w:t>
      </w:r>
      <w:proofErr w:type="spellStart"/>
      <w:r w:rsidRPr="00E95636">
        <w:rPr>
          <w:rFonts w:cstheme="minorHAnsi"/>
          <w:color w:val="000000"/>
          <w:sz w:val="19"/>
          <w:szCs w:val="19"/>
        </w:rPr>
        <w:t>GridViewEventDataProvider</w:t>
      </w:r>
      <w:proofErr w:type="spellEnd"/>
      <w:r w:rsidRPr="00E95636">
        <w:rPr>
          <w:rFonts w:cstheme="minorHAnsi"/>
          <w:color w:val="000000"/>
          <w:sz w:val="19"/>
          <w:szCs w:val="19"/>
        </w:rPr>
        <w:t>(</w:t>
      </w:r>
      <w:proofErr w:type="spellStart"/>
      <w:r w:rsidRPr="00E95636">
        <w:rPr>
          <w:rFonts w:cstheme="minorHAnsi"/>
          <w:color w:val="000000"/>
          <w:sz w:val="19"/>
          <w:szCs w:val="19"/>
        </w:rPr>
        <w:t>templateRecepcionesPreavisos</w:t>
      </w:r>
      <w:proofErr w:type="spellEnd"/>
      <w:r w:rsidRPr="00E95636">
        <w:rPr>
          <w:rFonts w:cstheme="minorHAnsi"/>
          <w:color w:val="000000"/>
          <w:sz w:val="19"/>
          <w:szCs w:val="19"/>
        </w:rPr>
        <w:t>);</w:t>
      </w:r>
    </w:p>
    <w:p w14:paraId="33234833" w14:textId="77777777" w:rsidR="002507F4" w:rsidRPr="00E95636" w:rsidRDefault="002507F4" w:rsidP="002507F4">
      <w:pPr>
        <w:spacing w:after="0" w:line="276" w:lineRule="auto"/>
        <w:rPr>
          <w:rFonts w:cstheme="minorHAnsi"/>
          <w:color w:val="000000"/>
          <w:sz w:val="19"/>
          <w:szCs w:val="19"/>
        </w:rPr>
      </w:pPr>
    </w:p>
    <w:p w14:paraId="6B95991A" w14:textId="77777777" w:rsidR="002507F4" w:rsidRPr="00E95636" w:rsidRDefault="002507F4" w:rsidP="002507F4">
      <w:pPr>
        <w:spacing w:after="0" w:line="276" w:lineRule="auto"/>
        <w:rPr>
          <w:rFonts w:cstheme="minorHAnsi"/>
          <w:color w:val="000000"/>
          <w:sz w:val="19"/>
          <w:szCs w:val="19"/>
        </w:rPr>
      </w:pPr>
    </w:p>
    <w:p w14:paraId="651F6CB6" w14:textId="77777777" w:rsidR="002507F4" w:rsidRPr="00E95636" w:rsidRDefault="002507F4" w:rsidP="002507F4">
      <w:pPr>
        <w:spacing w:after="0" w:line="276" w:lineRule="auto"/>
        <w:rPr>
          <w:rFonts w:cstheme="minorHAnsi"/>
          <w:color w:val="000000"/>
          <w:sz w:val="24"/>
          <w:szCs w:val="24"/>
        </w:rPr>
      </w:pPr>
      <w:r w:rsidRPr="00E95636">
        <w:rPr>
          <w:rFonts w:cstheme="minorHAnsi"/>
          <w:color w:val="000000"/>
          <w:sz w:val="24"/>
          <w:szCs w:val="24"/>
        </w:rPr>
        <w:t xml:space="preserve">Para llenar el </w:t>
      </w:r>
      <w:proofErr w:type="spellStart"/>
      <w:r w:rsidRPr="00E95636">
        <w:rPr>
          <w:rFonts w:cstheme="minorHAnsi"/>
          <w:color w:val="000000"/>
          <w:sz w:val="24"/>
          <w:szCs w:val="24"/>
        </w:rPr>
        <w:t>template</w:t>
      </w:r>
      <w:proofErr w:type="spellEnd"/>
      <w:r w:rsidRPr="00E95636">
        <w:rPr>
          <w:rFonts w:cstheme="minorHAnsi"/>
          <w:color w:val="000000"/>
          <w:sz w:val="24"/>
          <w:szCs w:val="24"/>
        </w:rPr>
        <w:t xml:space="preserve"> tendremos que crear el método </w:t>
      </w:r>
      <w:proofErr w:type="spellStart"/>
      <w:r w:rsidRPr="00E95636">
        <w:rPr>
          <w:rFonts w:cstheme="minorHAnsi"/>
          <w:color w:val="000000"/>
          <w:sz w:val="24"/>
          <w:szCs w:val="24"/>
        </w:rPr>
        <w:t>RowSourceNeeded</w:t>
      </w:r>
      <w:proofErr w:type="spellEnd"/>
      <w:r w:rsidRPr="00E95636">
        <w:rPr>
          <w:rFonts w:cstheme="minorHAnsi"/>
          <w:color w:val="000000"/>
          <w:sz w:val="24"/>
          <w:szCs w:val="24"/>
        </w:rPr>
        <w:t xml:space="preserve"> y asignarlo </w:t>
      </w:r>
    </w:p>
    <w:p w14:paraId="197712F5" w14:textId="42578038" w:rsidR="002507F4" w:rsidRPr="00C51979" w:rsidRDefault="002507F4" w:rsidP="002507F4">
      <w:pPr>
        <w:autoSpaceDE w:val="0"/>
        <w:autoSpaceDN w:val="0"/>
        <w:adjustRightInd w:val="0"/>
        <w:spacing w:after="0" w:line="240" w:lineRule="auto"/>
        <w:rPr>
          <w:rFonts w:cstheme="minorHAnsi"/>
          <w:color w:val="000000"/>
          <w:sz w:val="19"/>
          <w:szCs w:val="19"/>
          <w:lang w:val="en-US"/>
        </w:rPr>
      </w:pPr>
      <w:proofErr w:type="spellStart"/>
      <w:r w:rsidRPr="00C51979">
        <w:rPr>
          <w:rFonts w:cstheme="minorHAnsi"/>
          <w:color w:val="000000"/>
          <w:sz w:val="19"/>
          <w:szCs w:val="19"/>
          <w:lang w:val="en-US"/>
        </w:rPr>
        <w:t>gridRecepciones.RowSourceNeeded</w:t>
      </w:r>
      <w:proofErr w:type="spellEnd"/>
      <w:r>
        <w:rPr>
          <w:rFonts w:cstheme="minorHAnsi"/>
          <w:color w:val="000000"/>
          <w:sz w:val="19"/>
          <w:szCs w:val="19"/>
          <w:lang w:val="en-US"/>
        </w:rPr>
        <w:t xml:space="preserve"> +=</w:t>
      </w:r>
      <w:proofErr w:type="spellStart"/>
      <w:r>
        <w:rPr>
          <w:rFonts w:cstheme="minorHAnsi"/>
          <w:color w:val="000000"/>
          <w:sz w:val="19"/>
          <w:szCs w:val="19"/>
          <w:lang w:val="en-US"/>
        </w:rPr>
        <w:t>Recepciones_RowSourceNeeded</w:t>
      </w:r>
      <w:proofErr w:type="spellEnd"/>
      <w:r>
        <w:rPr>
          <w:rFonts w:cstheme="minorHAnsi"/>
          <w:color w:val="000000"/>
          <w:sz w:val="19"/>
          <w:szCs w:val="19"/>
          <w:lang w:val="en-US"/>
        </w:rPr>
        <w:t>;</w:t>
      </w:r>
    </w:p>
    <w:p w14:paraId="081F12E7" w14:textId="77777777" w:rsidR="002507F4" w:rsidRPr="00C51979" w:rsidRDefault="002507F4" w:rsidP="002507F4">
      <w:pPr>
        <w:autoSpaceDE w:val="0"/>
        <w:autoSpaceDN w:val="0"/>
        <w:adjustRightInd w:val="0"/>
        <w:spacing w:after="0" w:line="240" w:lineRule="auto"/>
        <w:rPr>
          <w:rFonts w:cstheme="minorHAnsi"/>
          <w:color w:val="000000"/>
          <w:sz w:val="19"/>
          <w:szCs w:val="19"/>
          <w:lang w:val="en-US"/>
        </w:rPr>
      </w:pPr>
    </w:p>
    <w:p w14:paraId="2B24EFDA" w14:textId="77777777" w:rsidR="002507F4" w:rsidRPr="00E95636" w:rsidRDefault="002507F4" w:rsidP="002507F4">
      <w:pPr>
        <w:autoSpaceDE w:val="0"/>
        <w:autoSpaceDN w:val="0"/>
        <w:adjustRightInd w:val="0"/>
        <w:spacing w:after="0" w:line="240" w:lineRule="auto"/>
        <w:rPr>
          <w:rFonts w:cstheme="minorHAnsi"/>
          <w:color w:val="000000"/>
          <w:sz w:val="24"/>
          <w:szCs w:val="24"/>
          <w:lang w:val="en-US"/>
        </w:rPr>
      </w:pPr>
      <w:proofErr w:type="spellStart"/>
      <w:r w:rsidRPr="00E95636">
        <w:rPr>
          <w:rFonts w:cstheme="minorHAnsi"/>
          <w:color w:val="000000"/>
          <w:sz w:val="24"/>
          <w:szCs w:val="24"/>
          <w:lang w:val="en-US"/>
        </w:rPr>
        <w:t>Ejemplo</w:t>
      </w:r>
      <w:proofErr w:type="spellEnd"/>
      <w:r w:rsidRPr="00E95636">
        <w:rPr>
          <w:rFonts w:cstheme="minorHAnsi"/>
          <w:color w:val="000000"/>
          <w:sz w:val="24"/>
          <w:szCs w:val="24"/>
          <w:lang w:val="en-US"/>
        </w:rPr>
        <w:t xml:space="preserve"> de </w:t>
      </w:r>
      <w:proofErr w:type="spellStart"/>
      <w:r w:rsidRPr="00E95636">
        <w:rPr>
          <w:rFonts w:cstheme="minorHAnsi"/>
          <w:color w:val="000000"/>
          <w:sz w:val="24"/>
          <w:szCs w:val="24"/>
          <w:lang w:val="en-US"/>
        </w:rPr>
        <w:t>RowSourceNeeded</w:t>
      </w:r>
      <w:proofErr w:type="spellEnd"/>
      <w:r w:rsidRPr="00E95636">
        <w:rPr>
          <w:rFonts w:cstheme="minorHAnsi"/>
          <w:color w:val="000000"/>
          <w:sz w:val="24"/>
          <w:szCs w:val="24"/>
          <w:lang w:val="en-US"/>
        </w:rPr>
        <w:t>:</w:t>
      </w:r>
    </w:p>
    <w:p w14:paraId="4312400F"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2E304C54"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FF"/>
          <w:sz w:val="19"/>
          <w:szCs w:val="19"/>
          <w:lang w:val="en-US"/>
        </w:rPr>
        <w:t>private</w:t>
      </w:r>
      <w:r w:rsidRPr="00E95636">
        <w:rPr>
          <w:rFonts w:cstheme="minorHAnsi"/>
          <w:color w:val="000000"/>
          <w:sz w:val="19"/>
          <w:szCs w:val="19"/>
          <w:lang w:val="en-US"/>
        </w:rPr>
        <w:t xml:space="preserve"> </w:t>
      </w:r>
      <w:r w:rsidRPr="00E95636">
        <w:rPr>
          <w:rFonts w:cstheme="minorHAnsi"/>
          <w:color w:val="0000FF"/>
          <w:sz w:val="19"/>
          <w:szCs w:val="19"/>
          <w:lang w:val="en-US"/>
        </w:rPr>
        <w:t>void</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Recepciones_RowSourceNeeded</w:t>
      </w:r>
      <w:proofErr w:type="spellEnd"/>
      <w:r w:rsidRPr="00E95636">
        <w:rPr>
          <w:rFonts w:cstheme="minorHAnsi"/>
          <w:color w:val="000000"/>
          <w:sz w:val="19"/>
          <w:szCs w:val="19"/>
          <w:lang w:val="en-US"/>
        </w:rPr>
        <w:t>(</w:t>
      </w:r>
      <w:r w:rsidRPr="00E95636">
        <w:rPr>
          <w:rFonts w:cstheme="minorHAnsi"/>
          <w:color w:val="0000FF"/>
          <w:sz w:val="19"/>
          <w:szCs w:val="19"/>
          <w:lang w:val="en-US"/>
        </w:rPr>
        <w:t>object</w:t>
      </w:r>
      <w:r w:rsidRPr="00E95636">
        <w:rPr>
          <w:rFonts w:cstheme="minorHAnsi"/>
          <w:color w:val="000000"/>
          <w:sz w:val="19"/>
          <w:szCs w:val="19"/>
          <w:lang w:val="en-US"/>
        </w:rPr>
        <w:t xml:space="preserve"> sender, </w:t>
      </w:r>
      <w:proofErr w:type="spellStart"/>
      <w:r w:rsidRPr="00E95636">
        <w:rPr>
          <w:rFonts w:cstheme="minorHAnsi"/>
          <w:color w:val="000000"/>
          <w:sz w:val="19"/>
          <w:szCs w:val="19"/>
          <w:lang w:val="en-US"/>
        </w:rPr>
        <w:t>GridViewRowSourceNeededEventArgs</w:t>
      </w:r>
      <w:proofErr w:type="spellEnd"/>
      <w:r w:rsidRPr="00E95636">
        <w:rPr>
          <w:rFonts w:cstheme="minorHAnsi"/>
          <w:color w:val="000000"/>
          <w:sz w:val="19"/>
          <w:szCs w:val="19"/>
          <w:lang w:val="en-US"/>
        </w:rPr>
        <w:t xml:space="preserve"> e)</w:t>
      </w:r>
    </w:p>
    <w:p w14:paraId="0DECF3EE"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5656BAE4"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try</w:t>
      </w:r>
    </w:p>
    <w:p w14:paraId="584C96F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 </w:t>
      </w:r>
    </w:p>
    <w:p w14:paraId="0D486F4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string</w:t>
      </w:r>
      <w:r w:rsidRPr="00E95636">
        <w:rPr>
          <w:rFonts w:cstheme="minorHAnsi"/>
          <w:color w:val="000000"/>
          <w:sz w:val="19"/>
          <w:szCs w:val="19"/>
          <w:lang w:val="en-US"/>
        </w:rPr>
        <w:t xml:space="preserve"> valor = </w:t>
      </w:r>
      <w:proofErr w:type="spellStart"/>
      <w:r w:rsidRPr="00E95636">
        <w:rPr>
          <w:rFonts w:cstheme="minorHAnsi"/>
          <w:color w:val="0000FF"/>
          <w:sz w:val="19"/>
          <w:szCs w:val="19"/>
          <w:lang w:val="en-US"/>
        </w:rPr>
        <w:t>string</w:t>
      </w:r>
      <w:r w:rsidRPr="00E95636">
        <w:rPr>
          <w:rFonts w:cstheme="minorHAnsi"/>
          <w:color w:val="000000"/>
          <w:sz w:val="19"/>
          <w:szCs w:val="19"/>
          <w:lang w:val="en-US"/>
        </w:rPr>
        <w:t>.Empty</w:t>
      </w:r>
      <w:proofErr w:type="spellEnd"/>
      <w:r w:rsidRPr="00E95636">
        <w:rPr>
          <w:rFonts w:cstheme="minorHAnsi"/>
          <w:color w:val="000000"/>
          <w:sz w:val="19"/>
          <w:szCs w:val="19"/>
          <w:lang w:val="en-US"/>
        </w:rPr>
        <w:t>;</w:t>
      </w:r>
    </w:p>
    <w:p w14:paraId="2EE1BFB3"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DataRowView</w:t>
      </w:r>
      <w:proofErr w:type="spellEnd"/>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rowView</w:t>
      </w:r>
      <w:proofErr w:type="spellEnd"/>
      <w:r w:rsidRPr="00E95636">
        <w:rPr>
          <w:rFonts w:cstheme="minorHAnsi"/>
          <w:color w:val="000000"/>
          <w:sz w:val="19"/>
          <w:szCs w:val="19"/>
          <w:lang w:val="en-US"/>
        </w:rPr>
        <w:t xml:space="preserve"> = </w:t>
      </w:r>
      <w:proofErr w:type="spellStart"/>
      <w:r w:rsidRPr="00E95636">
        <w:rPr>
          <w:rFonts w:cstheme="minorHAnsi"/>
          <w:color w:val="000000"/>
          <w:sz w:val="19"/>
          <w:szCs w:val="19"/>
          <w:lang w:val="en-US"/>
        </w:rPr>
        <w:t>e.ParentRow.DataBoundItem</w:t>
      </w:r>
      <w:proofErr w:type="spellEnd"/>
      <w:r w:rsidRPr="00E95636">
        <w:rPr>
          <w:rFonts w:cstheme="minorHAnsi"/>
          <w:color w:val="000000"/>
          <w:sz w:val="19"/>
          <w:szCs w:val="19"/>
          <w:lang w:val="en-US"/>
        </w:rPr>
        <w:t xml:space="preserve"> </w:t>
      </w:r>
      <w:r w:rsidRPr="00E95636">
        <w:rPr>
          <w:rFonts w:cstheme="minorHAnsi"/>
          <w:color w:val="0000FF"/>
          <w:sz w:val="19"/>
          <w:szCs w:val="19"/>
          <w:lang w:val="en-US"/>
        </w:rPr>
        <w:t>as</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DataRowView</w:t>
      </w:r>
      <w:proofErr w:type="spellEnd"/>
      <w:r w:rsidRPr="00E95636">
        <w:rPr>
          <w:rFonts w:cstheme="minorHAnsi"/>
          <w:color w:val="000000"/>
          <w:sz w:val="19"/>
          <w:szCs w:val="19"/>
          <w:lang w:val="en-US"/>
        </w:rPr>
        <w:t>;</w:t>
      </w:r>
    </w:p>
    <w:p w14:paraId="258405C1"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if</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e.Template.Caption</w:t>
      </w:r>
      <w:proofErr w:type="spellEnd"/>
      <w:r w:rsidRPr="00E95636">
        <w:rPr>
          <w:rFonts w:cstheme="minorHAnsi"/>
          <w:color w:val="000000"/>
          <w:sz w:val="19"/>
          <w:szCs w:val="19"/>
          <w:lang w:val="en-US"/>
        </w:rPr>
        <w:t xml:space="preserve"> == </w:t>
      </w:r>
      <w:proofErr w:type="spellStart"/>
      <w:r w:rsidRPr="00E95636">
        <w:rPr>
          <w:rFonts w:cstheme="minorHAnsi"/>
          <w:color w:val="000000"/>
          <w:sz w:val="19"/>
          <w:szCs w:val="19"/>
          <w:lang w:val="en-US"/>
        </w:rPr>
        <w:t>strings.Lineas</w:t>
      </w:r>
      <w:proofErr w:type="spellEnd"/>
      <w:r w:rsidRPr="00E95636">
        <w:rPr>
          <w:rFonts w:cstheme="minorHAnsi"/>
          <w:color w:val="000000"/>
          <w:sz w:val="19"/>
          <w:szCs w:val="19"/>
          <w:lang w:val="en-US"/>
        </w:rPr>
        <w:t>)</w:t>
      </w:r>
    </w:p>
    <w:p w14:paraId="54DD7AC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4FBC10F0"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DataRow</w:t>
      </w:r>
      <w:proofErr w:type="spellEnd"/>
      <w:r w:rsidRPr="00E95636">
        <w:rPr>
          <w:rFonts w:cstheme="minorHAnsi"/>
          <w:color w:val="000000"/>
          <w:sz w:val="19"/>
          <w:szCs w:val="19"/>
          <w:lang w:val="en-US"/>
        </w:rPr>
        <w:t xml:space="preserve">[] rows = </w:t>
      </w:r>
      <w:proofErr w:type="spellStart"/>
      <w:r w:rsidRPr="00E95636">
        <w:rPr>
          <w:rFonts w:cstheme="minorHAnsi"/>
          <w:color w:val="000000"/>
          <w:sz w:val="19"/>
          <w:szCs w:val="19"/>
          <w:lang w:val="en-US"/>
        </w:rPr>
        <w:t>rowView.Row.GetChildRows</w:t>
      </w:r>
      <w:proofErr w:type="spellEnd"/>
      <w:r w:rsidRPr="00E95636">
        <w:rPr>
          <w:rFonts w:cstheme="minorHAnsi"/>
          <w:color w:val="000000"/>
          <w:sz w:val="19"/>
          <w:szCs w:val="19"/>
          <w:lang w:val="en-US"/>
        </w:rPr>
        <w:t>(</w:t>
      </w:r>
      <w:r w:rsidRPr="00E95636">
        <w:rPr>
          <w:rFonts w:cstheme="minorHAnsi"/>
          <w:color w:val="A31515"/>
          <w:sz w:val="19"/>
          <w:szCs w:val="19"/>
          <w:lang w:val="en-US"/>
        </w:rPr>
        <w:t>"ID"</w:t>
      </w:r>
      <w:r w:rsidRPr="00E95636">
        <w:rPr>
          <w:rFonts w:cstheme="minorHAnsi"/>
          <w:color w:val="000000"/>
          <w:sz w:val="19"/>
          <w:szCs w:val="19"/>
          <w:lang w:val="en-US"/>
        </w:rPr>
        <w:t>);</w:t>
      </w:r>
    </w:p>
    <w:p w14:paraId="7CE2AF8F"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valor = </w:t>
      </w:r>
      <w:proofErr w:type="spellStart"/>
      <w:r w:rsidRPr="00E95636">
        <w:rPr>
          <w:rFonts w:cstheme="minorHAnsi"/>
          <w:color w:val="000000"/>
          <w:sz w:val="19"/>
          <w:szCs w:val="19"/>
          <w:lang w:val="en-US"/>
        </w:rPr>
        <w:t>e.ParentRow.Cells</w:t>
      </w:r>
      <w:proofErr w:type="spellEnd"/>
      <w:r w:rsidRPr="00E95636">
        <w:rPr>
          <w:rFonts w:cstheme="minorHAnsi"/>
          <w:color w:val="000000"/>
          <w:sz w:val="19"/>
          <w:szCs w:val="19"/>
          <w:lang w:val="en-US"/>
        </w:rPr>
        <w:t>[</w:t>
      </w:r>
      <w:r w:rsidRPr="00E95636">
        <w:rPr>
          <w:rFonts w:cstheme="minorHAnsi"/>
          <w:color w:val="A31515"/>
          <w:sz w:val="19"/>
          <w:szCs w:val="19"/>
          <w:lang w:val="en-US"/>
        </w:rPr>
        <w:t>"ID"</w:t>
      </w:r>
      <w:r w:rsidRPr="00E95636">
        <w:rPr>
          <w:rFonts w:cstheme="minorHAnsi"/>
          <w:color w:val="000000"/>
          <w:sz w:val="19"/>
          <w:szCs w:val="19"/>
          <w:lang w:val="en-US"/>
        </w:rPr>
        <w:t>].</w:t>
      </w:r>
      <w:proofErr w:type="spellStart"/>
      <w:r w:rsidRPr="00E95636">
        <w:rPr>
          <w:rFonts w:cstheme="minorHAnsi"/>
          <w:color w:val="000000"/>
          <w:sz w:val="19"/>
          <w:szCs w:val="19"/>
          <w:lang w:val="en-US"/>
        </w:rPr>
        <w:t>Value.ToString</w:t>
      </w:r>
      <w:proofErr w:type="spellEnd"/>
      <w:r w:rsidRPr="00E95636">
        <w:rPr>
          <w:rFonts w:cstheme="minorHAnsi"/>
          <w:color w:val="000000"/>
          <w:sz w:val="19"/>
          <w:szCs w:val="19"/>
          <w:lang w:val="en-US"/>
        </w:rPr>
        <w:t>();</w:t>
      </w:r>
    </w:p>
    <w:p w14:paraId="1F760221"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lang w:val="en-US"/>
        </w:rPr>
        <w:t xml:space="preserve">                    </w:t>
      </w:r>
      <w:proofErr w:type="spellStart"/>
      <w:r w:rsidRPr="00E95636">
        <w:rPr>
          <w:rFonts w:cstheme="minorHAnsi"/>
          <w:color w:val="000000"/>
          <w:sz w:val="19"/>
          <w:szCs w:val="19"/>
        </w:rPr>
        <w:t>DataTable</w:t>
      </w:r>
      <w:proofErr w:type="spellEnd"/>
      <w:r w:rsidRPr="00E95636">
        <w:rPr>
          <w:rFonts w:cstheme="minorHAnsi"/>
          <w:color w:val="000000"/>
          <w:sz w:val="19"/>
          <w:szCs w:val="19"/>
        </w:rPr>
        <w:t xml:space="preserve"> </w:t>
      </w:r>
      <w:proofErr w:type="spellStart"/>
      <w:r w:rsidRPr="00E95636">
        <w:rPr>
          <w:rFonts w:cstheme="minorHAnsi"/>
          <w:color w:val="000000"/>
          <w:sz w:val="19"/>
          <w:szCs w:val="19"/>
        </w:rPr>
        <w:t>lineas</w:t>
      </w:r>
      <w:proofErr w:type="spellEnd"/>
      <w:r w:rsidRPr="00E95636">
        <w:rPr>
          <w:rFonts w:cstheme="minorHAnsi"/>
          <w:color w:val="000000"/>
          <w:sz w:val="19"/>
          <w:szCs w:val="19"/>
        </w:rPr>
        <w:t xml:space="preserve"> = </w:t>
      </w:r>
      <w:proofErr w:type="spellStart"/>
      <w:r w:rsidRPr="00E95636">
        <w:rPr>
          <w:rFonts w:cstheme="minorHAnsi"/>
          <w:color w:val="000000"/>
          <w:sz w:val="19"/>
          <w:szCs w:val="19"/>
        </w:rPr>
        <w:t>Business.GetRecepcionesJerarquicoLineas</w:t>
      </w:r>
      <w:proofErr w:type="spellEnd"/>
      <w:r w:rsidRPr="00E95636">
        <w:rPr>
          <w:rFonts w:cstheme="minorHAnsi"/>
          <w:color w:val="000000"/>
          <w:sz w:val="19"/>
          <w:szCs w:val="19"/>
        </w:rPr>
        <w:t>(valor);</w:t>
      </w:r>
    </w:p>
    <w:p w14:paraId="0D3C6529" w14:textId="77777777" w:rsidR="002507F4" w:rsidRPr="00E95636" w:rsidRDefault="002507F4" w:rsidP="002507F4">
      <w:pPr>
        <w:autoSpaceDE w:val="0"/>
        <w:autoSpaceDN w:val="0"/>
        <w:adjustRightInd w:val="0"/>
        <w:spacing w:after="0" w:line="240" w:lineRule="auto"/>
        <w:rPr>
          <w:rFonts w:cstheme="minorHAnsi"/>
          <w:color w:val="000000"/>
          <w:sz w:val="19"/>
          <w:szCs w:val="19"/>
        </w:rPr>
      </w:pPr>
    </w:p>
    <w:p w14:paraId="6101A012"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rPr>
        <w:t xml:space="preserve">                    </w:t>
      </w:r>
      <w:r w:rsidRPr="00E95636">
        <w:rPr>
          <w:rFonts w:cstheme="minorHAnsi"/>
          <w:color w:val="0000FF"/>
          <w:sz w:val="19"/>
          <w:szCs w:val="19"/>
          <w:lang w:val="en-US"/>
        </w:rPr>
        <w:t>for</w:t>
      </w:r>
      <w:r w:rsidRPr="00E95636">
        <w:rPr>
          <w:rFonts w:cstheme="minorHAnsi"/>
          <w:color w:val="000000"/>
          <w:sz w:val="19"/>
          <w:szCs w:val="19"/>
          <w:lang w:val="en-US"/>
        </w:rPr>
        <w:t xml:space="preserve"> (</w:t>
      </w:r>
      <w:r w:rsidRPr="00E95636">
        <w:rPr>
          <w:rFonts w:cstheme="minorHAnsi"/>
          <w:color w:val="0000FF"/>
          <w:sz w:val="19"/>
          <w:szCs w:val="19"/>
          <w:lang w:val="en-US"/>
        </w:rPr>
        <w:t>int</w:t>
      </w:r>
      <w:r w:rsidRPr="00E95636">
        <w:rPr>
          <w:rFonts w:cstheme="minorHAnsi"/>
          <w:color w:val="000000"/>
          <w:sz w:val="19"/>
          <w:szCs w:val="19"/>
          <w:lang w:val="en-US"/>
        </w:rPr>
        <w:t xml:space="preserve"> a=0;a&lt; </w:t>
      </w:r>
      <w:proofErr w:type="spellStart"/>
      <w:r w:rsidRPr="00E95636">
        <w:rPr>
          <w:rFonts w:cstheme="minorHAnsi"/>
          <w:color w:val="000000"/>
          <w:sz w:val="19"/>
          <w:szCs w:val="19"/>
          <w:lang w:val="en-US"/>
        </w:rPr>
        <w:t>lineas.Rows.Count;a</w:t>
      </w:r>
      <w:proofErr w:type="spellEnd"/>
      <w:r w:rsidRPr="00E95636">
        <w:rPr>
          <w:rFonts w:cstheme="minorHAnsi"/>
          <w:color w:val="000000"/>
          <w:sz w:val="19"/>
          <w:szCs w:val="19"/>
          <w:lang w:val="en-US"/>
        </w:rPr>
        <w:t>++)</w:t>
      </w:r>
    </w:p>
    <w:p w14:paraId="1666CC00"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00ACE05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GridViewRowInfo</w:t>
      </w:r>
      <w:proofErr w:type="spellEnd"/>
      <w:r w:rsidRPr="00E95636">
        <w:rPr>
          <w:rFonts w:cstheme="minorHAnsi"/>
          <w:color w:val="000000"/>
          <w:sz w:val="19"/>
          <w:szCs w:val="19"/>
          <w:lang w:val="en-US"/>
        </w:rPr>
        <w:t xml:space="preserve"> row = </w:t>
      </w:r>
      <w:proofErr w:type="spellStart"/>
      <w:r w:rsidRPr="00E95636">
        <w:rPr>
          <w:rFonts w:cstheme="minorHAnsi"/>
          <w:color w:val="000000"/>
          <w:sz w:val="19"/>
          <w:szCs w:val="19"/>
          <w:lang w:val="en-US"/>
        </w:rPr>
        <w:t>e.Template.Rows.NewRow</w:t>
      </w:r>
      <w:proofErr w:type="spellEnd"/>
      <w:r w:rsidRPr="00E95636">
        <w:rPr>
          <w:rFonts w:cstheme="minorHAnsi"/>
          <w:color w:val="000000"/>
          <w:sz w:val="19"/>
          <w:szCs w:val="19"/>
          <w:lang w:val="en-US"/>
        </w:rPr>
        <w:t>();</w:t>
      </w:r>
    </w:p>
    <w:p w14:paraId="03270FE6"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0C999711"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for</w:t>
      </w:r>
      <w:r w:rsidRPr="00E95636">
        <w:rPr>
          <w:rFonts w:cstheme="minorHAnsi"/>
          <w:color w:val="000000"/>
          <w:sz w:val="19"/>
          <w:szCs w:val="19"/>
          <w:lang w:val="en-US"/>
        </w:rPr>
        <w:t xml:space="preserve"> (</w:t>
      </w:r>
      <w:r w:rsidRPr="00E95636">
        <w:rPr>
          <w:rFonts w:cstheme="minorHAnsi"/>
          <w:color w:val="0000FF"/>
          <w:sz w:val="19"/>
          <w:szCs w:val="19"/>
          <w:lang w:val="en-US"/>
        </w:rPr>
        <w:t>int</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 xml:space="preserve"> = 0;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 xml:space="preserve"> &lt; </w:t>
      </w:r>
      <w:proofErr w:type="spellStart"/>
      <w:r w:rsidRPr="00E95636">
        <w:rPr>
          <w:rFonts w:cstheme="minorHAnsi"/>
          <w:color w:val="000000"/>
          <w:sz w:val="19"/>
          <w:szCs w:val="19"/>
          <w:lang w:val="en-US"/>
        </w:rPr>
        <w:t>lineas.Columns.Count</w:t>
      </w:r>
      <w:proofErr w:type="spellEnd"/>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w:t>
      </w:r>
    </w:p>
    <w:p w14:paraId="7B45221A"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263A367B"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row.Cells</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 xml:space="preserve">].Value = </w:t>
      </w:r>
      <w:proofErr w:type="spellStart"/>
      <w:r w:rsidRPr="00E95636">
        <w:rPr>
          <w:rFonts w:cstheme="minorHAnsi"/>
          <w:color w:val="000000"/>
          <w:sz w:val="19"/>
          <w:szCs w:val="19"/>
          <w:lang w:val="en-US"/>
        </w:rPr>
        <w:t>lineas.Rows</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row.Cells</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ColumnInfo.HeaderText</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ToString</w:t>
      </w:r>
      <w:proofErr w:type="spellEnd"/>
      <w:r w:rsidRPr="00E95636">
        <w:rPr>
          <w:rFonts w:cstheme="minorHAnsi"/>
          <w:color w:val="000000"/>
          <w:sz w:val="19"/>
          <w:szCs w:val="19"/>
          <w:lang w:val="en-US"/>
        </w:rPr>
        <w:t>();</w:t>
      </w:r>
    </w:p>
    <w:p w14:paraId="2248D0F2"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5E849999"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e.SourceCollection.Add</w:t>
      </w:r>
      <w:proofErr w:type="spellEnd"/>
      <w:r w:rsidRPr="00E95636">
        <w:rPr>
          <w:rFonts w:cstheme="minorHAnsi"/>
          <w:color w:val="000000"/>
          <w:sz w:val="19"/>
          <w:szCs w:val="19"/>
          <w:lang w:val="en-US"/>
        </w:rPr>
        <w:t>(row);</w:t>
      </w:r>
    </w:p>
    <w:p w14:paraId="20055993"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084A31D3"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216621D4"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templateEntradas.Columns.Add</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checkBoxColumnLineas</w:t>
      </w:r>
      <w:proofErr w:type="spellEnd"/>
      <w:r w:rsidRPr="00E95636">
        <w:rPr>
          <w:rFonts w:cstheme="minorHAnsi"/>
          <w:color w:val="000000"/>
          <w:sz w:val="19"/>
          <w:szCs w:val="19"/>
          <w:lang w:val="en-US"/>
        </w:rPr>
        <w:t>);</w:t>
      </w:r>
    </w:p>
    <w:p w14:paraId="662C8201"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54843ED9"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templateEntradas.Columns.Move</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checkBoxColumnLineas.Index</w:t>
      </w:r>
      <w:proofErr w:type="spellEnd"/>
      <w:r w:rsidRPr="00E95636">
        <w:rPr>
          <w:rFonts w:cstheme="minorHAnsi"/>
          <w:color w:val="000000"/>
          <w:sz w:val="19"/>
          <w:szCs w:val="19"/>
          <w:lang w:val="en-US"/>
        </w:rPr>
        <w:t>, 0);</w:t>
      </w:r>
    </w:p>
    <w:p w14:paraId="706BE68B"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767848EC"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r w:rsidRPr="00E95636">
        <w:rPr>
          <w:rFonts w:cstheme="minorHAnsi"/>
          <w:color w:val="0000FF"/>
          <w:sz w:val="19"/>
          <w:szCs w:val="19"/>
          <w:lang w:val="en-US"/>
        </w:rPr>
        <w:t>if</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e.Template.Caption</w:t>
      </w:r>
      <w:proofErr w:type="spellEnd"/>
      <w:r w:rsidRPr="00E95636">
        <w:rPr>
          <w:rFonts w:cstheme="minorHAnsi"/>
          <w:color w:val="000000"/>
          <w:sz w:val="19"/>
          <w:szCs w:val="19"/>
          <w:lang w:val="en-US"/>
        </w:rPr>
        <w:t xml:space="preserve"> == </w:t>
      </w:r>
      <w:proofErr w:type="spellStart"/>
      <w:r w:rsidRPr="00E95636">
        <w:rPr>
          <w:rFonts w:cstheme="minorHAnsi"/>
          <w:color w:val="000000"/>
          <w:sz w:val="19"/>
          <w:szCs w:val="19"/>
          <w:lang w:val="en-US"/>
        </w:rPr>
        <w:t>strings.Entradas</w:t>
      </w:r>
      <w:proofErr w:type="spellEnd"/>
      <w:r w:rsidRPr="00E95636">
        <w:rPr>
          <w:rFonts w:cstheme="minorHAnsi"/>
          <w:color w:val="000000"/>
          <w:sz w:val="19"/>
          <w:szCs w:val="19"/>
          <w:lang w:val="en-US"/>
        </w:rPr>
        <w:t>)</w:t>
      </w:r>
    </w:p>
    <w:p w14:paraId="7F926B42"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2F29C7FA"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DataRow</w:t>
      </w:r>
      <w:proofErr w:type="spellEnd"/>
      <w:r w:rsidRPr="00E95636">
        <w:rPr>
          <w:rFonts w:cstheme="minorHAnsi"/>
          <w:color w:val="000000"/>
          <w:sz w:val="19"/>
          <w:szCs w:val="19"/>
          <w:lang w:val="en-US"/>
        </w:rPr>
        <w:t xml:space="preserve">[] rows = </w:t>
      </w:r>
      <w:proofErr w:type="spellStart"/>
      <w:r w:rsidRPr="00E95636">
        <w:rPr>
          <w:rFonts w:cstheme="minorHAnsi"/>
          <w:color w:val="000000"/>
          <w:sz w:val="19"/>
          <w:szCs w:val="19"/>
          <w:lang w:val="en-US"/>
        </w:rPr>
        <w:t>rowView.Row.GetChildRows</w:t>
      </w:r>
      <w:proofErr w:type="spellEnd"/>
      <w:r w:rsidRPr="00E95636">
        <w:rPr>
          <w:rFonts w:cstheme="minorHAnsi"/>
          <w:color w:val="000000"/>
          <w:sz w:val="19"/>
          <w:szCs w:val="19"/>
          <w:lang w:val="en-US"/>
        </w:rPr>
        <w:t>(</w:t>
      </w:r>
      <w:r w:rsidRPr="00E95636">
        <w:rPr>
          <w:rFonts w:cstheme="minorHAnsi"/>
          <w:color w:val="A31515"/>
          <w:sz w:val="19"/>
          <w:szCs w:val="19"/>
          <w:lang w:val="en-US"/>
        </w:rPr>
        <w:t>"ID"</w:t>
      </w:r>
      <w:r w:rsidRPr="00E95636">
        <w:rPr>
          <w:rFonts w:cstheme="minorHAnsi"/>
          <w:color w:val="000000"/>
          <w:sz w:val="19"/>
          <w:szCs w:val="19"/>
          <w:lang w:val="en-US"/>
        </w:rPr>
        <w:t>);</w:t>
      </w:r>
    </w:p>
    <w:p w14:paraId="70E9852E"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valor = </w:t>
      </w:r>
      <w:proofErr w:type="spellStart"/>
      <w:r w:rsidRPr="00E95636">
        <w:rPr>
          <w:rFonts w:cstheme="minorHAnsi"/>
          <w:color w:val="000000"/>
          <w:sz w:val="19"/>
          <w:szCs w:val="19"/>
          <w:lang w:val="en-US"/>
        </w:rPr>
        <w:t>e.ParentRow.Cells</w:t>
      </w:r>
      <w:proofErr w:type="spellEnd"/>
      <w:r w:rsidRPr="00E95636">
        <w:rPr>
          <w:rFonts w:cstheme="minorHAnsi"/>
          <w:color w:val="000000"/>
          <w:sz w:val="19"/>
          <w:szCs w:val="19"/>
          <w:lang w:val="en-US"/>
        </w:rPr>
        <w:t>[</w:t>
      </w:r>
      <w:r w:rsidRPr="00E95636">
        <w:rPr>
          <w:rFonts w:cstheme="minorHAnsi"/>
          <w:color w:val="A31515"/>
          <w:sz w:val="19"/>
          <w:szCs w:val="19"/>
          <w:lang w:val="en-US"/>
        </w:rPr>
        <w:t>"ID"</w:t>
      </w:r>
      <w:r w:rsidRPr="00E95636">
        <w:rPr>
          <w:rFonts w:cstheme="minorHAnsi"/>
          <w:color w:val="000000"/>
          <w:sz w:val="19"/>
          <w:szCs w:val="19"/>
          <w:lang w:val="en-US"/>
        </w:rPr>
        <w:t>].</w:t>
      </w:r>
      <w:proofErr w:type="spellStart"/>
      <w:r w:rsidRPr="00E95636">
        <w:rPr>
          <w:rFonts w:cstheme="minorHAnsi"/>
          <w:color w:val="000000"/>
          <w:sz w:val="19"/>
          <w:szCs w:val="19"/>
          <w:lang w:val="en-US"/>
        </w:rPr>
        <w:t>Value.ToString</w:t>
      </w:r>
      <w:proofErr w:type="spellEnd"/>
      <w:r w:rsidRPr="00E95636">
        <w:rPr>
          <w:rFonts w:cstheme="minorHAnsi"/>
          <w:color w:val="000000"/>
          <w:sz w:val="19"/>
          <w:szCs w:val="19"/>
          <w:lang w:val="en-US"/>
        </w:rPr>
        <w:t>();</w:t>
      </w:r>
    </w:p>
    <w:p w14:paraId="49A71ADD" w14:textId="77777777" w:rsidR="002507F4" w:rsidRPr="00E95636" w:rsidRDefault="002507F4" w:rsidP="002507F4">
      <w:pPr>
        <w:autoSpaceDE w:val="0"/>
        <w:autoSpaceDN w:val="0"/>
        <w:adjustRightInd w:val="0"/>
        <w:spacing w:after="0" w:line="240" w:lineRule="auto"/>
        <w:rPr>
          <w:rFonts w:cstheme="minorHAnsi"/>
          <w:color w:val="000000"/>
          <w:sz w:val="19"/>
          <w:szCs w:val="19"/>
        </w:rPr>
      </w:pPr>
      <w:r w:rsidRPr="00E95636">
        <w:rPr>
          <w:rFonts w:cstheme="minorHAnsi"/>
          <w:color w:val="000000"/>
          <w:sz w:val="19"/>
          <w:szCs w:val="19"/>
          <w:lang w:val="en-US"/>
        </w:rPr>
        <w:t xml:space="preserve">                    </w:t>
      </w:r>
      <w:proofErr w:type="spellStart"/>
      <w:r w:rsidRPr="00E95636">
        <w:rPr>
          <w:rFonts w:cstheme="minorHAnsi"/>
          <w:color w:val="000000"/>
          <w:sz w:val="19"/>
          <w:szCs w:val="19"/>
        </w:rPr>
        <w:t>DataTable</w:t>
      </w:r>
      <w:proofErr w:type="spellEnd"/>
      <w:r w:rsidRPr="00E95636">
        <w:rPr>
          <w:rFonts w:cstheme="minorHAnsi"/>
          <w:color w:val="000000"/>
          <w:sz w:val="19"/>
          <w:szCs w:val="19"/>
        </w:rPr>
        <w:t xml:space="preserve"> </w:t>
      </w:r>
      <w:proofErr w:type="spellStart"/>
      <w:r w:rsidRPr="00E95636">
        <w:rPr>
          <w:rFonts w:cstheme="minorHAnsi"/>
          <w:color w:val="000000"/>
          <w:sz w:val="19"/>
          <w:szCs w:val="19"/>
        </w:rPr>
        <w:t>lineas</w:t>
      </w:r>
      <w:proofErr w:type="spellEnd"/>
      <w:r w:rsidRPr="00E95636">
        <w:rPr>
          <w:rFonts w:cstheme="minorHAnsi"/>
          <w:color w:val="000000"/>
          <w:sz w:val="19"/>
          <w:szCs w:val="19"/>
        </w:rPr>
        <w:t xml:space="preserve"> = </w:t>
      </w:r>
      <w:proofErr w:type="spellStart"/>
      <w:r w:rsidRPr="00E95636">
        <w:rPr>
          <w:rFonts w:cstheme="minorHAnsi"/>
          <w:color w:val="000000"/>
          <w:sz w:val="19"/>
          <w:szCs w:val="19"/>
        </w:rPr>
        <w:t>Business.GetRecepcionesJerarquicoEntradas</w:t>
      </w:r>
      <w:proofErr w:type="spellEnd"/>
      <w:r w:rsidRPr="00E95636">
        <w:rPr>
          <w:rFonts w:cstheme="minorHAnsi"/>
          <w:color w:val="000000"/>
          <w:sz w:val="19"/>
          <w:szCs w:val="19"/>
        </w:rPr>
        <w:t>(valor);</w:t>
      </w:r>
    </w:p>
    <w:p w14:paraId="2ABE7285"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rPr>
        <w:t xml:space="preserve">                    </w:t>
      </w:r>
      <w:r w:rsidRPr="00E95636">
        <w:rPr>
          <w:rFonts w:cstheme="minorHAnsi"/>
          <w:color w:val="0000FF"/>
          <w:sz w:val="19"/>
          <w:szCs w:val="19"/>
          <w:lang w:val="en-US"/>
        </w:rPr>
        <w:t>for</w:t>
      </w:r>
      <w:r w:rsidRPr="00E95636">
        <w:rPr>
          <w:rFonts w:cstheme="minorHAnsi"/>
          <w:color w:val="000000"/>
          <w:sz w:val="19"/>
          <w:szCs w:val="19"/>
          <w:lang w:val="en-US"/>
        </w:rPr>
        <w:t>(</w:t>
      </w:r>
      <w:r w:rsidRPr="00E95636">
        <w:rPr>
          <w:rFonts w:cstheme="minorHAnsi"/>
          <w:color w:val="0000FF"/>
          <w:sz w:val="19"/>
          <w:szCs w:val="19"/>
          <w:lang w:val="en-US"/>
        </w:rPr>
        <w:t>int</w:t>
      </w: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=0;i&lt;</w:t>
      </w:r>
      <w:proofErr w:type="spellStart"/>
      <w:r w:rsidRPr="00E95636">
        <w:rPr>
          <w:rFonts w:cstheme="minorHAnsi"/>
          <w:color w:val="000000"/>
          <w:sz w:val="19"/>
          <w:szCs w:val="19"/>
          <w:lang w:val="en-US"/>
        </w:rPr>
        <w:t>lineas.Rows.Count;i</w:t>
      </w:r>
      <w:proofErr w:type="spellEnd"/>
      <w:r w:rsidRPr="00E95636">
        <w:rPr>
          <w:rFonts w:cstheme="minorHAnsi"/>
          <w:color w:val="000000"/>
          <w:sz w:val="19"/>
          <w:szCs w:val="19"/>
          <w:lang w:val="en-US"/>
        </w:rPr>
        <w:t>++)</w:t>
      </w:r>
    </w:p>
    <w:p w14:paraId="673C10CF"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065DD3C2"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GridViewRowInfo</w:t>
      </w:r>
      <w:proofErr w:type="spellEnd"/>
      <w:r w:rsidRPr="00E95636">
        <w:rPr>
          <w:rFonts w:cstheme="minorHAnsi"/>
          <w:color w:val="000000"/>
          <w:sz w:val="19"/>
          <w:szCs w:val="19"/>
          <w:lang w:val="en-US"/>
        </w:rPr>
        <w:t xml:space="preserve"> row = </w:t>
      </w:r>
      <w:proofErr w:type="spellStart"/>
      <w:r w:rsidRPr="00E95636">
        <w:rPr>
          <w:rFonts w:cstheme="minorHAnsi"/>
          <w:color w:val="000000"/>
          <w:sz w:val="19"/>
          <w:szCs w:val="19"/>
          <w:lang w:val="en-US"/>
        </w:rPr>
        <w:t>e.Template.Rows.NewRow</w:t>
      </w:r>
      <w:proofErr w:type="spellEnd"/>
      <w:r w:rsidRPr="00E95636">
        <w:rPr>
          <w:rFonts w:cstheme="minorHAnsi"/>
          <w:color w:val="000000"/>
          <w:sz w:val="19"/>
          <w:szCs w:val="19"/>
          <w:lang w:val="en-US"/>
        </w:rPr>
        <w:t>();</w:t>
      </w:r>
    </w:p>
    <w:p w14:paraId="589164EF"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5CDA0C26"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lastRenderedPageBreak/>
        <w:t xml:space="preserve">                        </w:t>
      </w:r>
      <w:r w:rsidRPr="00E95636">
        <w:rPr>
          <w:rFonts w:cstheme="minorHAnsi"/>
          <w:color w:val="0000FF"/>
          <w:sz w:val="19"/>
          <w:szCs w:val="19"/>
          <w:lang w:val="en-US"/>
        </w:rPr>
        <w:t>for</w:t>
      </w:r>
      <w:r w:rsidRPr="00E95636">
        <w:rPr>
          <w:rFonts w:cstheme="minorHAnsi"/>
          <w:color w:val="000000"/>
          <w:sz w:val="19"/>
          <w:szCs w:val="19"/>
          <w:lang w:val="en-US"/>
        </w:rPr>
        <w:t xml:space="preserve"> (</w:t>
      </w:r>
      <w:r w:rsidRPr="00E95636">
        <w:rPr>
          <w:rFonts w:cstheme="minorHAnsi"/>
          <w:color w:val="0000FF"/>
          <w:sz w:val="19"/>
          <w:szCs w:val="19"/>
          <w:lang w:val="en-US"/>
        </w:rPr>
        <w:t>int</w:t>
      </w:r>
      <w:r w:rsidRPr="00E95636">
        <w:rPr>
          <w:rFonts w:cstheme="minorHAnsi"/>
          <w:color w:val="000000"/>
          <w:sz w:val="19"/>
          <w:szCs w:val="19"/>
          <w:lang w:val="en-US"/>
        </w:rPr>
        <w:t xml:space="preserve"> a = 0; a &lt; </w:t>
      </w:r>
      <w:proofErr w:type="spellStart"/>
      <w:r w:rsidRPr="00E95636">
        <w:rPr>
          <w:rFonts w:cstheme="minorHAnsi"/>
          <w:color w:val="000000"/>
          <w:sz w:val="19"/>
          <w:szCs w:val="19"/>
          <w:lang w:val="en-US"/>
        </w:rPr>
        <w:t>lineas.Columns.Count</w:t>
      </w:r>
      <w:proofErr w:type="spellEnd"/>
      <w:r w:rsidRPr="00E95636">
        <w:rPr>
          <w:rFonts w:cstheme="minorHAnsi"/>
          <w:color w:val="000000"/>
          <w:sz w:val="19"/>
          <w:szCs w:val="19"/>
          <w:lang w:val="en-US"/>
        </w:rPr>
        <w:t>; a++)</w:t>
      </w:r>
    </w:p>
    <w:p w14:paraId="3410FA2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0A5976AC"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row.Cells</w:t>
      </w:r>
      <w:proofErr w:type="spellEnd"/>
      <w:r w:rsidRPr="00E95636">
        <w:rPr>
          <w:rFonts w:cstheme="minorHAnsi"/>
          <w:color w:val="000000"/>
          <w:sz w:val="19"/>
          <w:szCs w:val="19"/>
          <w:lang w:val="en-US"/>
        </w:rPr>
        <w:t xml:space="preserve">[a].Value = </w:t>
      </w:r>
      <w:proofErr w:type="spellStart"/>
      <w:r w:rsidRPr="00E95636">
        <w:rPr>
          <w:rFonts w:cstheme="minorHAnsi"/>
          <w:color w:val="000000"/>
          <w:sz w:val="19"/>
          <w:szCs w:val="19"/>
          <w:lang w:val="en-US"/>
        </w:rPr>
        <w:t>lineas.Rows</w:t>
      </w:r>
      <w:proofErr w:type="spellEnd"/>
      <w:r w:rsidRPr="00E95636">
        <w:rPr>
          <w:rFonts w:cstheme="minorHAnsi"/>
          <w:color w:val="000000"/>
          <w:sz w:val="19"/>
          <w:szCs w:val="19"/>
          <w:lang w:val="en-US"/>
        </w:rPr>
        <w:t>[a][</w:t>
      </w:r>
      <w:proofErr w:type="spellStart"/>
      <w:r w:rsidRPr="00E95636">
        <w:rPr>
          <w:rFonts w:cstheme="minorHAnsi"/>
          <w:color w:val="000000"/>
          <w:sz w:val="19"/>
          <w:szCs w:val="19"/>
          <w:lang w:val="en-US"/>
        </w:rPr>
        <w:t>row.Cells</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i</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ColumnInfo.HeaderText</w:t>
      </w:r>
      <w:proofErr w:type="spellEnd"/>
      <w:r w:rsidRPr="00E95636">
        <w:rPr>
          <w:rFonts w:cstheme="minorHAnsi"/>
          <w:color w:val="000000"/>
          <w:sz w:val="19"/>
          <w:szCs w:val="19"/>
          <w:lang w:val="en-US"/>
        </w:rPr>
        <w:t>].</w:t>
      </w:r>
      <w:proofErr w:type="spellStart"/>
      <w:r w:rsidRPr="00E95636">
        <w:rPr>
          <w:rFonts w:cstheme="minorHAnsi"/>
          <w:color w:val="000000"/>
          <w:sz w:val="19"/>
          <w:szCs w:val="19"/>
          <w:lang w:val="en-US"/>
        </w:rPr>
        <w:t>ToString</w:t>
      </w:r>
      <w:proofErr w:type="spellEnd"/>
      <w:r w:rsidRPr="00E95636">
        <w:rPr>
          <w:rFonts w:cstheme="minorHAnsi"/>
          <w:color w:val="000000"/>
          <w:sz w:val="19"/>
          <w:szCs w:val="19"/>
          <w:lang w:val="en-US"/>
        </w:rPr>
        <w:t>();</w:t>
      </w:r>
    </w:p>
    <w:p w14:paraId="252A696C"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671B0BE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roofErr w:type="spellStart"/>
      <w:r w:rsidRPr="00E95636">
        <w:rPr>
          <w:rFonts w:cstheme="minorHAnsi"/>
          <w:color w:val="000000"/>
          <w:sz w:val="19"/>
          <w:szCs w:val="19"/>
          <w:lang w:val="en-US"/>
        </w:rPr>
        <w:t>e.SourceCollection.Add</w:t>
      </w:r>
      <w:proofErr w:type="spellEnd"/>
      <w:r w:rsidRPr="00E95636">
        <w:rPr>
          <w:rFonts w:cstheme="minorHAnsi"/>
          <w:color w:val="000000"/>
          <w:sz w:val="19"/>
          <w:szCs w:val="19"/>
          <w:lang w:val="en-US"/>
        </w:rPr>
        <w:t>(row);</w:t>
      </w:r>
    </w:p>
    <w:p w14:paraId="13A49B8D"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p>
    <w:p w14:paraId="2CF022A7" w14:textId="77777777" w:rsidR="002507F4" w:rsidRPr="00E95636"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01DFAD35" w14:textId="77777777" w:rsidR="002507F4" w:rsidRDefault="002507F4" w:rsidP="002507F4">
      <w:pPr>
        <w:autoSpaceDE w:val="0"/>
        <w:autoSpaceDN w:val="0"/>
        <w:adjustRightInd w:val="0"/>
        <w:spacing w:after="0" w:line="240" w:lineRule="auto"/>
        <w:rPr>
          <w:rFonts w:cstheme="minorHAnsi"/>
          <w:color w:val="000000"/>
          <w:sz w:val="19"/>
          <w:szCs w:val="19"/>
          <w:lang w:val="en-US"/>
        </w:rPr>
      </w:pPr>
      <w:r w:rsidRPr="00E95636">
        <w:rPr>
          <w:rFonts w:cstheme="minorHAnsi"/>
          <w:color w:val="000000"/>
          <w:sz w:val="19"/>
          <w:szCs w:val="19"/>
          <w:lang w:val="en-US"/>
        </w:rPr>
        <w:t xml:space="preserve">                }</w:t>
      </w:r>
    </w:p>
    <w:p w14:paraId="2FF68502" w14:textId="77777777" w:rsidR="002507F4" w:rsidRDefault="002507F4" w:rsidP="002507F4">
      <w:pPr>
        <w:autoSpaceDE w:val="0"/>
        <w:autoSpaceDN w:val="0"/>
        <w:adjustRightInd w:val="0"/>
        <w:spacing w:after="0" w:line="240" w:lineRule="auto"/>
        <w:rPr>
          <w:rFonts w:cstheme="minorHAnsi"/>
          <w:color w:val="000000"/>
          <w:sz w:val="19"/>
          <w:szCs w:val="19"/>
          <w:lang w:val="en-US"/>
        </w:rPr>
      </w:pPr>
    </w:p>
    <w:p w14:paraId="18B141D8" w14:textId="77777777" w:rsidR="002507F4" w:rsidRPr="002834C1" w:rsidRDefault="002507F4" w:rsidP="002507F4">
      <w:pPr>
        <w:rPr>
          <w:rFonts w:cstheme="minorHAnsi"/>
          <w:b/>
          <w:color w:val="000000"/>
          <w:lang w:val="en-US"/>
        </w:rPr>
      </w:pPr>
    </w:p>
    <w:p w14:paraId="320C7123" w14:textId="6B662ED7" w:rsidR="002507F4" w:rsidRPr="002834C1" w:rsidRDefault="002507F4" w:rsidP="002507F4">
      <w:pPr>
        <w:pStyle w:val="Ttulo2"/>
        <w:rPr>
          <w:lang w:val="en-US"/>
        </w:rPr>
      </w:pPr>
      <w:bookmarkStart w:id="36" w:name="_Toc42003169"/>
      <w:proofErr w:type="spellStart"/>
      <w:r w:rsidRPr="002834C1">
        <w:rPr>
          <w:lang w:val="en-US"/>
        </w:rPr>
        <w:t>RadProgressBar</w:t>
      </w:r>
      <w:proofErr w:type="spellEnd"/>
      <w:r w:rsidRPr="002834C1">
        <w:rPr>
          <w:lang w:val="en-US"/>
        </w:rPr>
        <w:t xml:space="preserve"> para </w:t>
      </w:r>
      <w:proofErr w:type="spellStart"/>
      <w:r w:rsidRPr="002834C1">
        <w:rPr>
          <w:lang w:val="en-US"/>
        </w:rPr>
        <w:t>columnas</w:t>
      </w:r>
      <w:bookmarkEnd w:id="36"/>
      <w:proofErr w:type="spellEnd"/>
    </w:p>
    <w:p w14:paraId="225D216F" w14:textId="77777777" w:rsidR="002507F4" w:rsidRPr="00E95636" w:rsidRDefault="002507F4" w:rsidP="002507F4">
      <w:pPr>
        <w:rPr>
          <w:rFonts w:cstheme="minorHAnsi"/>
          <w:bCs/>
          <w:color w:val="000000"/>
        </w:rPr>
      </w:pPr>
      <w:r w:rsidRPr="00E95636">
        <w:rPr>
          <w:rFonts w:cstheme="minorHAnsi"/>
          <w:bCs/>
          <w:color w:val="000000"/>
        </w:rPr>
        <w:t>Los pasos para poder tener una barra de progreso en una de nuestras columnas son los siguientes:</w:t>
      </w:r>
    </w:p>
    <w:p w14:paraId="69D8715E" w14:textId="77777777" w:rsidR="002507F4" w:rsidRPr="00E95636" w:rsidRDefault="002507F4" w:rsidP="002507F4">
      <w:pPr>
        <w:rPr>
          <w:rFonts w:cstheme="minorHAnsi"/>
          <w:bCs/>
          <w:color w:val="000000"/>
        </w:rPr>
      </w:pPr>
      <w:r w:rsidRPr="00E95636">
        <w:rPr>
          <w:rFonts w:cstheme="minorHAnsi"/>
          <w:b/>
          <w:color w:val="000000"/>
        </w:rPr>
        <w:t>Restricciones</w:t>
      </w:r>
      <w:r w:rsidRPr="00E95636">
        <w:rPr>
          <w:rFonts w:cstheme="minorHAnsi"/>
          <w:bCs/>
          <w:color w:val="000000"/>
        </w:rPr>
        <w:t xml:space="preserve">: </w:t>
      </w:r>
    </w:p>
    <w:p w14:paraId="2F821F62" w14:textId="33868BA7" w:rsidR="002507F4" w:rsidRPr="00E95636" w:rsidRDefault="002507F4" w:rsidP="002507F4">
      <w:pPr>
        <w:rPr>
          <w:rFonts w:cstheme="minorHAnsi"/>
          <w:bCs/>
          <w:color w:val="000000"/>
        </w:rPr>
      </w:pPr>
      <w:r w:rsidRPr="00E95636">
        <w:rPr>
          <w:rFonts w:cstheme="minorHAnsi"/>
          <w:bCs/>
          <w:color w:val="000000"/>
        </w:rPr>
        <w:t>No se pueden añadir directamente a c</w:t>
      </w:r>
      <w:r>
        <w:rPr>
          <w:rFonts w:cstheme="minorHAnsi"/>
          <w:bCs/>
          <w:color w:val="000000"/>
        </w:rPr>
        <w:t xml:space="preserve">olumnas dadas por el </w:t>
      </w:r>
      <w:proofErr w:type="spellStart"/>
      <w:r>
        <w:rPr>
          <w:rFonts w:cstheme="minorHAnsi"/>
          <w:bCs/>
          <w:color w:val="000000"/>
        </w:rPr>
        <w:t>DataSource</w:t>
      </w:r>
      <w:proofErr w:type="spellEnd"/>
      <w:r>
        <w:rPr>
          <w:rFonts w:cstheme="minorHAnsi"/>
          <w:bCs/>
          <w:color w:val="000000"/>
        </w:rPr>
        <w:t xml:space="preserve">, es </w:t>
      </w:r>
      <w:proofErr w:type="spellStart"/>
      <w:r>
        <w:rPr>
          <w:rFonts w:cstheme="minorHAnsi"/>
          <w:bCs/>
          <w:color w:val="000000"/>
        </w:rPr>
        <w:t>decir,por</w:t>
      </w:r>
      <w:proofErr w:type="spellEnd"/>
      <w:r>
        <w:rPr>
          <w:rFonts w:cstheme="minorHAnsi"/>
          <w:bCs/>
          <w:color w:val="000000"/>
        </w:rPr>
        <w:t xml:space="preserve"> un lado se cargan los datos y luego por otro se añade la columna.</w:t>
      </w:r>
    </w:p>
    <w:p w14:paraId="2DFAAC39" w14:textId="77777777" w:rsidR="002507F4" w:rsidRPr="00E95636" w:rsidRDefault="002507F4" w:rsidP="002507F4">
      <w:pPr>
        <w:rPr>
          <w:rFonts w:cstheme="minorHAnsi"/>
          <w:bCs/>
          <w:color w:val="000000"/>
        </w:rPr>
      </w:pPr>
      <w:r w:rsidRPr="00E95636">
        <w:rPr>
          <w:rFonts w:cstheme="minorHAnsi"/>
          <w:bCs/>
          <w:color w:val="000000"/>
        </w:rPr>
        <w:t>El valor de la nueva columna con barra de progreso será el del porcentaje que nosotros queramos darle.</w:t>
      </w:r>
    </w:p>
    <w:p w14:paraId="04ADD456" w14:textId="77777777" w:rsidR="002507F4" w:rsidRPr="00E95636" w:rsidRDefault="002507F4" w:rsidP="002507F4">
      <w:pPr>
        <w:rPr>
          <w:rFonts w:cstheme="minorHAnsi"/>
          <w:bCs/>
          <w:color w:val="000000"/>
        </w:rPr>
      </w:pPr>
      <w:r w:rsidRPr="00E95636">
        <w:rPr>
          <w:rFonts w:cstheme="minorHAnsi"/>
          <w:bCs/>
          <w:color w:val="000000"/>
        </w:rPr>
        <w:t>Este porcentaje no podrá ser mayor a 100 ni menor que 0.</w:t>
      </w:r>
    </w:p>
    <w:p w14:paraId="1BB7A19D" w14:textId="77777777" w:rsidR="002507F4" w:rsidRPr="00E95636" w:rsidRDefault="002507F4" w:rsidP="002507F4">
      <w:pPr>
        <w:rPr>
          <w:rFonts w:cstheme="minorHAnsi"/>
          <w:bCs/>
          <w:color w:val="000000"/>
        </w:rPr>
      </w:pPr>
      <w:r w:rsidRPr="00E95636">
        <w:rPr>
          <w:rFonts w:cstheme="minorHAnsi"/>
          <w:bCs/>
          <w:color w:val="000000"/>
        </w:rPr>
        <w:t>Pasos a seguir:</w:t>
      </w:r>
    </w:p>
    <w:p w14:paraId="6EBFCA9D" w14:textId="77777777" w:rsidR="002507F4" w:rsidRPr="00E95636" w:rsidRDefault="002507F4" w:rsidP="002507F4">
      <w:pPr>
        <w:rPr>
          <w:rFonts w:cstheme="minorHAnsi"/>
          <w:bCs/>
          <w:color w:val="000000"/>
        </w:rPr>
      </w:pPr>
      <w:r w:rsidRPr="00E95636">
        <w:rPr>
          <w:rFonts w:cstheme="minorHAnsi"/>
          <w:bCs/>
          <w:color w:val="000000"/>
        </w:rPr>
        <w:t xml:space="preserve">En este caso añadiremos una nueva tabla al </w:t>
      </w:r>
      <w:proofErr w:type="spellStart"/>
      <w:r w:rsidRPr="00E95636">
        <w:rPr>
          <w:rFonts w:cstheme="minorHAnsi"/>
          <w:bCs/>
          <w:color w:val="000000"/>
        </w:rPr>
        <w:t>DataTable</w:t>
      </w:r>
      <w:proofErr w:type="spellEnd"/>
      <w:r w:rsidRPr="00E95636">
        <w:rPr>
          <w:rFonts w:cstheme="minorHAnsi"/>
          <w:bCs/>
          <w:color w:val="000000"/>
        </w:rPr>
        <w:t xml:space="preserve"> que contiene el </w:t>
      </w:r>
      <w:proofErr w:type="spellStart"/>
      <w:r w:rsidRPr="00E95636">
        <w:rPr>
          <w:rFonts w:cstheme="minorHAnsi"/>
          <w:bCs/>
          <w:color w:val="000000"/>
        </w:rPr>
        <w:t>DataSource</w:t>
      </w:r>
      <w:proofErr w:type="spellEnd"/>
      <w:r w:rsidRPr="00E95636">
        <w:rPr>
          <w:rFonts w:cstheme="minorHAnsi"/>
          <w:bCs/>
          <w:color w:val="000000"/>
        </w:rPr>
        <w:t xml:space="preserve"> con el nombre de “%Fabricado”. A esta columna le tendremos que dar el valor del porcentaje que queramos (en nuestro caso “</w:t>
      </w:r>
      <w:proofErr w:type="spellStart"/>
      <w:r w:rsidRPr="00E95636">
        <w:rPr>
          <w:rFonts w:cstheme="minorHAnsi"/>
          <w:bCs/>
          <w:color w:val="000000"/>
        </w:rPr>
        <w:t>Cantidad_Fabricado</w:t>
      </w:r>
      <w:proofErr w:type="spellEnd"/>
      <w:r w:rsidRPr="00E95636">
        <w:rPr>
          <w:rFonts w:cstheme="minorHAnsi"/>
          <w:bCs/>
          <w:color w:val="000000"/>
        </w:rPr>
        <w:t xml:space="preserve"> * 100 / ”</w:t>
      </w:r>
      <w:proofErr w:type="spellStart"/>
      <w:r w:rsidRPr="00E95636">
        <w:rPr>
          <w:rFonts w:cstheme="minorHAnsi"/>
          <w:bCs/>
          <w:color w:val="000000"/>
        </w:rPr>
        <w:t>Previstas_Fabricacion</w:t>
      </w:r>
      <w:proofErr w:type="spellEnd"/>
      <w:r w:rsidRPr="00E95636">
        <w:rPr>
          <w:rFonts w:cstheme="minorHAnsi"/>
          <w:bCs/>
          <w:color w:val="000000"/>
        </w:rPr>
        <w:t>”).</w:t>
      </w:r>
    </w:p>
    <w:p w14:paraId="281599A8" w14:textId="77777777" w:rsidR="002507F4" w:rsidRPr="00E95636" w:rsidRDefault="002507F4" w:rsidP="002507F4">
      <w:pPr>
        <w:rPr>
          <w:rFonts w:cstheme="minorHAnsi"/>
          <w:bCs/>
          <w:color w:val="000000"/>
        </w:rPr>
      </w:pPr>
      <w:r w:rsidRPr="00E95636">
        <w:rPr>
          <w:rFonts w:cstheme="minorHAnsi"/>
          <w:noProof/>
          <w:lang w:eastAsia="es-ES"/>
        </w:rPr>
        <w:drawing>
          <wp:inline distT="0" distB="0" distL="0" distR="0" wp14:anchorId="32DAB490" wp14:editId="0B4DDA19">
            <wp:extent cx="4467225" cy="1466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7225" cy="1466850"/>
                    </a:xfrm>
                    <a:prstGeom prst="rect">
                      <a:avLst/>
                    </a:prstGeom>
                  </pic:spPr>
                </pic:pic>
              </a:graphicData>
            </a:graphic>
          </wp:inline>
        </w:drawing>
      </w:r>
    </w:p>
    <w:p w14:paraId="26B7D3ED" w14:textId="253D912A" w:rsidR="002507F4" w:rsidRPr="00E95636" w:rsidRDefault="002507F4" w:rsidP="002507F4">
      <w:pPr>
        <w:rPr>
          <w:rFonts w:cstheme="minorHAnsi"/>
          <w:bCs/>
          <w:color w:val="000000"/>
        </w:rPr>
      </w:pPr>
      <w:r w:rsidRPr="00E95636">
        <w:rPr>
          <w:rFonts w:cstheme="minorHAnsi"/>
          <w:noProof/>
          <w:lang w:eastAsia="es-ES"/>
        </w:rPr>
        <w:drawing>
          <wp:inline distT="0" distB="0" distL="0" distR="0" wp14:anchorId="44B4A622" wp14:editId="615630E7">
            <wp:extent cx="5400040" cy="7397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739775"/>
                    </a:xfrm>
                    <a:prstGeom prst="rect">
                      <a:avLst/>
                    </a:prstGeom>
                  </pic:spPr>
                </pic:pic>
              </a:graphicData>
            </a:graphic>
          </wp:inline>
        </w:drawing>
      </w:r>
    </w:p>
    <w:p w14:paraId="7549ECBB" w14:textId="77777777" w:rsidR="002507F4" w:rsidRPr="00E95636" w:rsidRDefault="002507F4" w:rsidP="002507F4">
      <w:pPr>
        <w:rPr>
          <w:rFonts w:cstheme="minorHAnsi"/>
          <w:bCs/>
          <w:color w:val="000000"/>
        </w:rPr>
      </w:pPr>
    </w:p>
    <w:p w14:paraId="300BC6A2" w14:textId="77777777" w:rsidR="002507F4" w:rsidRPr="00E95636" w:rsidRDefault="002507F4" w:rsidP="002507F4">
      <w:pPr>
        <w:rPr>
          <w:rFonts w:cstheme="minorHAnsi"/>
          <w:bCs/>
          <w:color w:val="000000"/>
        </w:rPr>
      </w:pPr>
      <w:r w:rsidRPr="00E95636">
        <w:rPr>
          <w:rFonts w:cstheme="minorHAnsi"/>
          <w:bCs/>
          <w:color w:val="000000"/>
        </w:rPr>
        <w:t xml:space="preserve">Al ya tener los valores de la columna, se creará una nueva de tipo </w:t>
      </w:r>
      <w:proofErr w:type="spellStart"/>
      <w:r w:rsidRPr="00E95636">
        <w:rPr>
          <w:rFonts w:cstheme="minorHAnsi"/>
          <w:bCs/>
          <w:color w:val="000000"/>
        </w:rPr>
        <w:t>ProgressBarColumn</w:t>
      </w:r>
      <w:proofErr w:type="spellEnd"/>
      <w:r w:rsidRPr="00E95636">
        <w:rPr>
          <w:rFonts w:cstheme="minorHAnsi"/>
          <w:bCs/>
          <w:color w:val="000000"/>
        </w:rPr>
        <w:t xml:space="preserve"> con el mismo nombre y quitaremos la columna anterior antes de añadir la nueva.</w:t>
      </w:r>
    </w:p>
    <w:p w14:paraId="4ED002B4" w14:textId="45F6B686" w:rsidR="002507F4" w:rsidRPr="00E95636" w:rsidRDefault="002507F4" w:rsidP="002507F4">
      <w:pPr>
        <w:rPr>
          <w:rFonts w:cstheme="minorHAnsi"/>
          <w:bCs/>
          <w:color w:val="000000"/>
        </w:rPr>
      </w:pPr>
      <w:r w:rsidRPr="00E95636">
        <w:rPr>
          <w:rFonts w:cstheme="minorHAnsi"/>
          <w:noProof/>
          <w:lang w:eastAsia="es-ES"/>
        </w:rPr>
        <w:drawing>
          <wp:inline distT="0" distB="0" distL="0" distR="0" wp14:anchorId="429F03DB" wp14:editId="6963BEA6">
            <wp:extent cx="3962400"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2400" cy="666750"/>
                    </a:xfrm>
                    <a:prstGeom prst="rect">
                      <a:avLst/>
                    </a:prstGeom>
                  </pic:spPr>
                </pic:pic>
              </a:graphicData>
            </a:graphic>
          </wp:inline>
        </w:drawing>
      </w:r>
    </w:p>
    <w:p w14:paraId="1D0482AB" w14:textId="77777777" w:rsidR="002507F4" w:rsidRPr="00E95636" w:rsidRDefault="002507F4" w:rsidP="002507F4">
      <w:pPr>
        <w:rPr>
          <w:rFonts w:cstheme="minorHAnsi"/>
          <w:bCs/>
          <w:color w:val="000000"/>
        </w:rPr>
      </w:pPr>
    </w:p>
    <w:p w14:paraId="51159457" w14:textId="77777777" w:rsidR="002507F4" w:rsidRPr="00E95636" w:rsidRDefault="002507F4" w:rsidP="002507F4">
      <w:pPr>
        <w:rPr>
          <w:rFonts w:cstheme="minorHAnsi"/>
          <w:bCs/>
          <w:color w:val="000000"/>
        </w:rPr>
      </w:pPr>
      <w:r w:rsidRPr="00E95636">
        <w:rPr>
          <w:rFonts w:cstheme="minorHAnsi"/>
          <w:bCs/>
          <w:color w:val="000000"/>
        </w:rPr>
        <w:t xml:space="preserve">Al crear la columna se llamará a una clase que tendremos creada llamada </w:t>
      </w:r>
      <w:proofErr w:type="spellStart"/>
      <w:r w:rsidRPr="00E95636">
        <w:rPr>
          <w:rFonts w:cstheme="minorHAnsi"/>
          <w:bCs/>
          <w:color w:val="000000"/>
        </w:rPr>
        <w:t>ProgressBarColumn</w:t>
      </w:r>
      <w:proofErr w:type="spellEnd"/>
      <w:r w:rsidRPr="00E95636">
        <w:rPr>
          <w:rFonts w:cstheme="minorHAnsi"/>
          <w:bCs/>
          <w:color w:val="000000"/>
        </w:rPr>
        <w:t xml:space="preserve"> que cogerá la columna que hemos creado anteriormente y que a su vez llamará a otra clase llamada </w:t>
      </w:r>
      <w:proofErr w:type="spellStart"/>
      <w:r w:rsidRPr="00E95636">
        <w:rPr>
          <w:rFonts w:cstheme="minorHAnsi"/>
          <w:bCs/>
          <w:color w:val="000000"/>
        </w:rPr>
        <w:t>ProgressBarCellElement</w:t>
      </w:r>
      <w:proofErr w:type="spellEnd"/>
      <w:r w:rsidRPr="00E95636">
        <w:rPr>
          <w:rFonts w:cstheme="minorHAnsi"/>
          <w:bCs/>
          <w:color w:val="000000"/>
        </w:rPr>
        <w:t xml:space="preserve"> que se encargará de customizar nuestra columna.</w:t>
      </w:r>
    </w:p>
    <w:p w14:paraId="43E8AC9D" w14:textId="77777777" w:rsidR="002507F4" w:rsidRPr="00E95636" w:rsidRDefault="002507F4" w:rsidP="002507F4">
      <w:pPr>
        <w:rPr>
          <w:rFonts w:cstheme="minorHAnsi"/>
          <w:bCs/>
          <w:color w:val="000000"/>
        </w:rPr>
      </w:pPr>
      <w:r w:rsidRPr="00E95636">
        <w:rPr>
          <w:rFonts w:cstheme="minorHAnsi"/>
          <w:bCs/>
          <w:color w:val="000000"/>
        </w:rPr>
        <w:t xml:space="preserve">En esta clase se añadirán las barras de progreso con el método </w:t>
      </w:r>
      <w:proofErr w:type="spellStart"/>
      <w:r w:rsidRPr="00E95636">
        <w:rPr>
          <w:rFonts w:cstheme="minorHAnsi"/>
          <w:bCs/>
          <w:color w:val="000000"/>
        </w:rPr>
        <w:t>CreateChildElements</w:t>
      </w:r>
      <w:proofErr w:type="spellEnd"/>
      <w:r w:rsidRPr="00E95636">
        <w:rPr>
          <w:rFonts w:cstheme="minorHAnsi"/>
          <w:bCs/>
          <w:color w:val="000000"/>
        </w:rPr>
        <w:t>, se añadirán los valores máximos, mínimos y de texto, un método para añadir los temas a la celdas y otro para la compatibilidad entre las columnas.</w:t>
      </w:r>
    </w:p>
    <w:p w14:paraId="5032E92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FF"/>
          <w:lang w:val="en-US"/>
        </w:rPr>
        <w:t>public</w:t>
      </w:r>
      <w:r w:rsidRPr="00E95636">
        <w:rPr>
          <w:rFonts w:cstheme="minorHAnsi"/>
          <w:color w:val="000000"/>
          <w:lang w:val="en-US"/>
        </w:rPr>
        <w:t xml:space="preserve"> </w:t>
      </w:r>
      <w:r w:rsidRPr="00E95636">
        <w:rPr>
          <w:rFonts w:cstheme="minorHAnsi"/>
          <w:color w:val="0000FF"/>
          <w:lang w:val="en-US"/>
        </w:rPr>
        <w:t>class</w:t>
      </w:r>
      <w:r w:rsidRPr="00E95636">
        <w:rPr>
          <w:rFonts w:cstheme="minorHAnsi"/>
          <w:color w:val="000000"/>
          <w:lang w:val="en-US"/>
        </w:rPr>
        <w:t xml:space="preserve"> </w:t>
      </w:r>
      <w:proofErr w:type="spellStart"/>
      <w:r w:rsidRPr="00E95636">
        <w:rPr>
          <w:rFonts w:cstheme="minorHAnsi"/>
          <w:color w:val="2B91AF"/>
          <w:lang w:val="en-US"/>
        </w:rPr>
        <w:t>ProgressBarColumn</w:t>
      </w:r>
      <w:proofErr w:type="spellEnd"/>
      <w:r w:rsidRPr="00E95636">
        <w:rPr>
          <w:rFonts w:cstheme="minorHAnsi"/>
          <w:color w:val="000000"/>
          <w:lang w:val="en-US"/>
        </w:rPr>
        <w:t xml:space="preserve"> : </w:t>
      </w:r>
      <w:proofErr w:type="spellStart"/>
      <w:r w:rsidRPr="00E95636">
        <w:rPr>
          <w:rFonts w:cstheme="minorHAnsi"/>
          <w:color w:val="000000"/>
          <w:lang w:val="en-US"/>
        </w:rPr>
        <w:t>GridViewDataColumn</w:t>
      </w:r>
      <w:proofErr w:type="spellEnd"/>
    </w:p>
    <w:p w14:paraId="4C27B9D6"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2B112ED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public</w:t>
      </w:r>
      <w:r w:rsidRPr="00E95636">
        <w:rPr>
          <w:rFonts w:cstheme="minorHAnsi"/>
          <w:color w:val="000000"/>
          <w:lang w:val="en-US"/>
        </w:rPr>
        <w:t xml:space="preserve"> </w:t>
      </w:r>
      <w:proofErr w:type="spellStart"/>
      <w:r w:rsidRPr="00E95636">
        <w:rPr>
          <w:rFonts w:cstheme="minorHAnsi"/>
          <w:color w:val="2B91AF"/>
          <w:lang w:val="en-US"/>
        </w:rPr>
        <w:t>ProgressBarColumn</w:t>
      </w:r>
      <w:proofErr w:type="spellEnd"/>
      <w:r w:rsidRPr="00E95636">
        <w:rPr>
          <w:rFonts w:cstheme="minorHAnsi"/>
          <w:color w:val="000000"/>
          <w:lang w:val="en-US"/>
        </w:rPr>
        <w:t>(</w:t>
      </w:r>
      <w:r w:rsidRPr="00E95636">
        <w:rPr>
          <w:rFonts w:cstheme="minorHAnsi"/>
          <w:color w:val="0000FF"/>
          <w:lang w:val="en-US"/>
        </w:rPr>
        <w:t>string</w:t>
      </w:r>
      <w:r w:rsidRPr="00E95636">
        <w:rPr>
          <w:rFonts w:cstheme="minorHAnsi"/>
          <w:color w:val="000000"/>
          <w:lang w:val="en-US"/>
        </w:rPr>
        <w:t xml:space="preserve"> </w:t>
      </w:r>
      <w:proofErr w:type="spellStart"/>
      <w:r w:rsidRPr="00E95636">
        <w:rPr>
          <w:rFonts w:cstheme="minorHAnsi"/>
          <w:color w:val="000000"/>
          <w:lang w:val="en-US"/>
        </w:rPr>
        <w:t>fieldName</w:t>
      </w:r>
      <w:proofErr w:type="spellEnd"/>
      <w:r w:rsidRPr="00E95636">
        <w:rPr>
          <w:rFonts w:cstheme="minorHAnsi"/>
          <w:color w:val="000000"/>
          <w:lang w:val="en-US"/>
        </w:rPr>
        <w:t xml:space="preserve">) : </w:t>
      </w:r>
      <w:r w:rsidRPr="00E95636">
        <w:rPr>
          <w:rFonts w:cstheme="minorHAnsi"/>
          <w:color w:val="0000FF"/>
          <w:lang w:val="en-US"/>
        </w:rPr>
        <w:t>base</w:t>
      </w:r>
      <w:r w:rsidRPr="00E95636">
        <w:rPr>
          <w:rFonts w:cstheme="minorHAnsi"/>
          <w:color w:val="000000"/>
          <w:lang w:val="en-US"/>
        </w:rPr>
        <w:t>(</w:t>
      </w:r>
      <w:proofErr w:type="spellStart"/>
      <w:r w:rsidRPr="00E95636">
        <w:rPr>
          <w:rFonts w:cstheme="minorHAnsi"/>
          <w:color w:val="000000"/>
          <w:lang w:val="en-US"/>
        </w:rPr>
        <w:t>fieldName</w:t>
      </w:r>
      <w:proofErr w:type="spellEnd"/>
      <w:r w:rsidRPr="00E95636">
        <w:rPr>
          <w:rFonts w:cstheme="minorHAnsi"/>
          <w:color w:val="000000"/>
          <w:lang w:val="en-US"/>
        </w:rPr>
        <w:t>)</w:t>
      </w:r>
    </w:p>
    <w:p w14:paraId="4D3DED3A"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5BC2BA16"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5869CD0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public</w:t>
      </w:r>
      <w:r w:rsidRPr="00E95636">
        <w:rPr>
          <w:rFonts w:cstheme="minorHAnsi"/>
          <w:color w:val="000000"/>
          <w:lang w:val="en-US"/>
        </w:rPr>
        <w:t xml:space="preserve"> </w:t>
      </w:r>
      <w:r w:rsidRPr="00E95636">
        <w:rPr>
          <w:rFonts w:cstheme="minorHAnsi"/>
          <w:color w:val="0000FF"/>
          <w:lang w:val="en-US"/>
        </w:rPr>
        <w:t>override</w:t>
      </w:r>
      <w:r w:rsidRPr="00E95636">
        <w:rPr>
          <w:rFonts w:cstheme="minorHAnsi"/>
          <w:color w:val="000000"/>
          <w:lang w:val="en-US"/>
        </w:rPr>
        <w:t xml:space="preserve"> Type </w:t>
      </w:r>
      <w:proofErr w:type="spellStart"/>
      <w:r w:rsidRPr="00E95636">
        <w:rPr>
          <w:rFonts w:cstheme="minorHAnsi"/>
          <w:color w:val="000000"/>
          <w:lang w:val="en-US"/>
        </w:rPr>
        <w:t>GetCellType</w:t>
      </w:r>
      <w:proofErr w:type="spellEnd"/>
      <w:r w:rsidRPr="00E95636">
        <w:rPr>
          <w:rFonts w:cstheme="minorHAnsi"/>
          <w:color w:val="000000"/>
          <w:lang w:val="en-US"/>
        </w:rPr>
        <w:t>(</w:t>
      </w:r>
      <w:proofErr w:type="spellStart"/>
      <w:r w:rsidRPr="00E95636">
        <w:rPr>
          <w:rFonts w:cstheme="minorHAnsi"/>
          <w:color w:val="000000"/>
          <w:lang w:val="en-US"/>
        </w:rPr>
        <w:t>GridViewRowInfo</w:t>
      </w:r>
      <w:proofErr w:type="spellEnd"/>
      <w:r w:rsidRPr="00E95636">
        <w:rPr>
          <w:rFonts w:cstheme="minorHAnsi"/>
          <w:color w:val="000000"/>
          <w:lang w:val="en-US"/>
        </w:rPr>
        <w:t xml:space="preserve"> row)</w:t>
      </w:r>
    </w:p>
    <w:p w14:paraId="6DEBB373"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650332C"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if</w:t>
      </w:r>
      <w:r w:rsidRPr="00E95636">
        <w:rPr>
          <w:rFonts w:cstheme="minorHAnsi"/>
          <w:color w:val="000000"/>
          <w:lang w:val="en-US"/>
        </w:rPr>
        <w:t xml:space="preserve"> (row </w:t>
      </w:r>
      <w:r w:rsidRPr="00E95636">
        <w:rPr>
          <w:rFonts w:cstheme="minorHAnsi"/>
          <w:color w:val="0000FF"/>
          <w:lang w:val="en-US"/>
        </w:rPr>
        <w:t>is</w:t>
      </w:r>
      <w:r w:rsidRPr="00E95636">
        <w:rPr>
          <w:rFonts w:cstheme="minorHAnsi"/>
          <w:color w:val="000000"/>
          <w:lang w:val="en-US"/>
        </w:rPr>
        <w:t xml:space="preserve"> </w:t>
      </w:r>
      <w:proofErr w:type="spellStart"/>
      <w:r w:rsidRPr="00E95636">
        <w:rPr>
          <w:rFonts w:cstheme="minorHAnsi"/>
          <w:color w:val="000000"/>
          <w:lang w:val="en-US"/>
        </w:rPr>
        <w:t>GridViewDataRowInfo</w:t>
      </w:r>
      <w:proofErr w:type="spellEnd"/>
      <w:r w:rsidRPr="00E95636">
        <w:rPr>
          <w:rFonts w:cstheme="minorHAnsi"/>
          <w:color w:val="000000"/>
          <w:lang w:val="en-US"/>
        </w:rPr>
        <w:t>)</w:t>
      </w:r>
    </w:p>
    <w:p w14:paraId="4DC7E42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8882C06"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return</w:t>
      </w:r>
      <w:r w:rsidRPr="00E95636">
        <w:rPr>
          <w:rFonts w:cstheme="minorHAnsi"/>
          <w:color w:val="000000"/>
          <w:lang w:val="en-US"/>
        </w:rPr>
        <w:t xml:space="preserve"> </w:t>
      </w:r>
      <w:proofErr w:type="spellStart"/>
      <w:r w:rsidRPr="00E95636">
        <w:rPr>
          <w:rFonts w:cstheme="minorHAnsi"/>
          <w:color w:val="0000FF"/>
          <w:lang w:val="en-US"/>
        </w:rPr>
        <w:t>typeof</w:t>
      </w:r>
      <w:proofErr w:type="spellEnd"/>
      <w:r w:rsidRPr="00E95636">
        <w:rPr>
          <w:rFonts w:cstheme="minorHAnsi"/>
          <w:color w:val="000000"/>
          <w:lang w:val="en-US"/>
        </w:rPr>
        <w:t>(</w:t>
      </w:r>
      <w:proofErr w:type="spellStart"/>
      <w:r w:rsidRPr="00E95636">
        <w:rPr>
          <w:rFonts w:cstheme="minorHAnsi"/>
          <w:color w:val="000000"/>
          <w:lang w:val="en-US"/>
        </w:rPr>
        <w:t>ProgressBarCellElement</w:t>
      </w:r>
      <w:proofErr w:type="spellEnd"/>
      <w:r w:rsidRPr="00E95636">
        <w:rPr>
          <w:rFonts w:cstheme="minorHAnsi"/>
          <w:color w:val="000000"/>
          <w:lang w:val="en-US"/>
        </w:rPr>
        <w:t>);</w:t>
      </w:r>
    </w:p>
    <w:p w14:paraId="6B0D87B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11C77C3"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return</w:t>
      </w:r>
      <w:r w:rsidRPr="00E95636">
        <w:rPr>
          <w:rFonts w:cstheme="minorHAnsi"/>
          <w:color w:val="000000"/>
          <w:lang w:val="en-US"/>
        </w:rPr>
        <w:t xml:space="preserve"> </w:t>
      </w:r>
      <w:proofErr w:type="spellStart"/>
      <w:r w:rsidRPr="00E95636">
        <w:rPr>
          <w:rFonts w:cstheme="minorHAnsi"/>
          <w:color w:val="0000FF"/>
          <w:lang w:val="en-US"/>
        </w:rPr>
        <w:t>base</w:t>
      </w:r>
      <w:r w:rsidRPr="00E95636">
        <w:rPr>
          <w:rFonts w:cstheme="minorHAnsi"/>
          <w:color w:val="000000"/>
          <w:lang w:val="en-US"/>
        </w:rPr>
        <w:t>.GetCellType</w:t>
      </w:r>
      <w:proofErr w:type="spellEnd"/>
      <w:r w:rsidRPr="00E95636">
        <w:rPr>
          <w:rFonts w:cstheme="minorHAnsi"/>
          <w:color w:val="000000"/>
          <w:lang w:val="en-US"/>
        </w:rPr>
        <w:t>(row);</w:t>
      </w:r>
    </w:p>
    <w:p w14:paraId="3C2B261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5E62222B" w14:textId="77777777" w:rsidR="002507F4" w:rsidRPr="00E95636" w:rsidRDefault="002507F4" w:rsidP="002507F4">
      <w:pPr>
        <w:rPr>
          <w:rFonts w:cstheme="minorHAnsi"/>
          <w:color w:val="000000"/>
          <w:lang w:val="en-US"/>
        </w:rPr>
      </w:pPr>
      <w:r w:rsidRPr="00E95636">
        <w:rPr>
          <w:rFonts w:cstheme="minorHAnsi"/>
          <w:color w:val="000000"/>
          <w:lang w:val="en-US"/>
        </w:rPr>
        <w:t xml:space="preserve">        }</w:t>
      </w:r>
    </w:p>
    <w:p w14:paraId="3A721127" w14:textId="77777777" w:rsidR="002507F4" w:rsidRPr="00E95636" w:rsidRDefault="002507F4" w:rsidP="002507F4">
      <w:pPr>
        <w:rPr>
          <w:rFonts w:cstheme="minorHAnsi"/>
          <w:bCs/>
          <w:color w:val="000000"/>
          <w:lang w:val="en-US"/>
        </w:rPr>
      </w:pPr>
    </w:p>
    <w:p w14:paraId="4508D24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FF"/>
          <w:lang w:val="en-US"/>
        </w:rPr>
        <w:t>public</w:t>
      </w:r>
      <w:r w:rsidRPr="00E95636">
        <w:rPr>
          <w:rFonts w:cstheme="minorHAnsi"/>
          <w:color w:val="000000"/>
          <w:lang w:val="en-US"/>
        </w:rPr>
        <w:t xml:space="preserve"> </w:t>
      </w:r>
      <w:r w:rsidRPr="00E95636">
        <w:rPr>
          <w:rFonts w:cstheme="minorHAnsi"/>
          <w:color w:val="0000FF"/>
          <w:lang w:val="en-US"/>
        </w:rPr>
        <w:t>class</w:t>
      </w:r>
      <w:r w:rsidRPr="00E95636">
        <w:rPr>
          <w:rFonts w:cstheme="minorHAnsi"/>
          <w:color w:val="000000"/>
          <w:lang w:val="en-US"/>
        </w:rPr>
        <w:t xml:space="preserve"> </w:t>
      </w:r>
      <w:proofErr w:type="spellStart"/>
      <w:r w:rsidRPr="00E95636">
        <w:rPr>
          <w:rFonts w:cstheme="minorHAnsi"/>
          <w:color w:val="2B91AF"/>
          <w:lang w:val="en-US"/>
        </w:rPr>
        <w:t>ProgressBarCellElement</w:t>
      </w:r>
      <w:proofErr w:type="spellEnd"/>
      <w:r w:rsidRPr="00E95636">
        <w:rPr>
          <w:rFonts w:cstheme="minorHAnsi"/>
          <w:color w:val="000000"/>
          <w:lang w:val="en-US"/>
        </w:rPr>
        <w:t xml:space="preserve"> : </w:t>
      </w:r>
      <w:proofErr w:type="spellStart"/>
      <w:r w:rsidRPr="00E95636">
        <w:rPr>
          <w:rFonts w:cstheme="minorHAnsi"/>
          <w:color w:val="000000"/>
          <w:lang w:val="en-US"/>
        </w:rPr>
        <w:t>GridDataCellElement</w:t>
      </w:r>
      <w:proofErr w:type="spellEnd"/>
    </w:p>
    <w:p w14:paraId="7E77776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482BCE08"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public</w:t>
      </w:r>
      <w:r w:rsidRPr="00E95636">
        <w:rPr>
          <w:rFonts w:cstheme="minorHAnsi"/>
          <w:color w:val="000000"/>
          <w:lang w:val="en-US"/>
        </w:rPr>
        <w:t xml:space="preserve"> </w:t>
      </w:r>
      <w:proofErr w:type="spellStart"/>
      <w:r w:rsidRPr="00E95636">
        <w:rPr>
          <w:rFonts w:cstheme="minorHAnsi"/>
          <w:color w:val="2B91AF"/>
          <w:lang w:val="en-US"/>
        </w:rPr>
        <w:t>ProgressBarCellElement</w:t>
      </w:r>
      <w:proofErr w:type="spellEnd"/>
      <w:r w:rsidRPr="00E95636">
        <w:rPr>
          <w:rFonts w:cstheme="minorHAnsi"/>
          <w:color w:val="000000"/>
          <w:lang w:val="en-US"/>
        </w:rPr>
        <w:t>(</w:t>
      </w:r>
      <w:proofErr w:type="spellStart"/>
      <w:r w:rsidRPr="00E95636">
        <w:rPr>
          <w:rFonts w:cstheme="minorHAnsi"/>
          <w:color w:val="000000"/>
          <w:lang w:val="en-US"/>
        </w:rPr>
        <w:t>GridViewColumn</w:t>
      </w:r>
      <w:proofErr w:type="spellEnd"/>
      <w:r w:rsidRPr="00E95636">
        <w:rPr>
          <w:rFonts w:cstheme="minorHAnsi"/>
          <w:color w:val="000000"/>
          <w:lang w:val="en-US"/>
        </w:rPr>
        <w:t xml:space="preserve"> column, </w:t>
      </w:r>
      <w:proofErr w:type="spellStart"/>
      <w:r w:rsidRPr="00E95636">
        <w:rPr>
          <w:rFonts w:cstheme="minorHAnsi"/>
          <w:color w:val="000000"/>
          <w:lang w:val="en-US"/>
        </w:rPr>
        <w:t>GridRowElement</w:t>
      </w:r>
      <w:proofErr w:type="spellEnd"/>
      <w:r w:rsidRPr="00E95636">
        <w:rPr>
          <w:rFonts w:cstheme="minorHAnsi"/>
          <w:color w:val="000000"/>
          <w:lang w:val="en-US"/>
        </w:rPr>
        <w:t xml:space="preserve"> row) : </w:t>
      </w:r>
      <w:r w:rsidRPr="00E95636">
        <w:rPr>
          <w:rFonts w:cstheme="minorHAnsi"/>
          <w:color w:val="0000FF"/>
          <w:lang w:val="en-US"/>
        </w:rPr>
        <w:t>base</w:t>
      </w:r>
      <w:r w:rsidRPr="00E95636">
        <w:rPr>
          <w:rFonts w:cstheme="minorHAnsi"/>
          <w:color w:val="000000"/>
          <w:lang w:val="en-US"/>
        </w:rPr>
        <w:t>(column, row)</w:t>
      </w:r>
    </w:p>
    <w:p w14:paraId="538BE43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8C0087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A11DDA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private</w:t>
      </w:r>
      <w:r w:rsidRPr="00E95636">
        <w:rPr>
          <w:rFonts w:cstheme="minorHAnsi"/>
          <w:color w:val="000000"/>
          <w:lang w:val="en-US"/>
        </w:rPr>
        <w:t xml:space="preserve"> </w:t>
      </w:r>
      <w:proofErr w:type="spellStart"/>
      <w:r w:rsidRPr="00E95636">
        <w:rPr>
          <w:rFonts w:cstheme="minorHAnsi"/>
          <w:color w:val="000000"/>
          <w:lang w:val="en-US"/>
        </w:rPr>
        <w:t>RadProgressBarElement</w:t>
      </w:r>
      <w:proofErr w:type="spellEnd"/>
      <w:r w:rsidRPr="00E95636">
        <w:rPr>
          <w:rFonts w:cstheme="minorHAnsi"/>
          <w:color w:val="000000"/>
          <w:lang w:val="en-US"/>
        </w:rPr>
        <w:t xml:space="preserve"> </w:t>
      </w:r>
      <w:proofErr w:type="spellStart"/>
      <w:r w:rsidRPr="00E95636">
        <w:rPr>
          <w:rFonts w:cstheme="minorHAnsi"/>
          <w:color w:val="000000"/>
          <w:lang w:val="en-US"/>
        </w:rPr>
        <w:t>radProgressBarElement</w:t>
      </w:r>
      <w:proofErr w:type="spellEnd"/>
      <w:r w:rsidRPr="00E95636">
        <w:rPr>
          <w:rFonts w:cstheme="minorHAnsi"/>
          <w:color w:val="000000"/>
          <w:lang w:val="en-US"/>
        </w:rPr>
        <w:t>;</w:t>
      </w:r>
    </w:p>
    <w:p w14:paraId="5A71256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protected</w:t>
      </w:r>
      <w:r w:rsidRPr="00E95636">
        <w:rPr>
          <w:rFonts w:cstheme="minorHAnsi"/>
          <w:color w:val="000000"/>
          <w:lang w:val="en-US"/>
        </w:rPr>
        <w:t xml:space="preserve"> </w:t>
      </w:r>
      <w:r w:rsidRPr="00E95636">
        <w:rPr>
          <w:rFonts w:cstheme="minorHAnsi"/>
          <w:color w:val="0000FF"/>
          <w:lang w:val="en-US"/>
        </w:rPr>
        <w:t>override</w:t>
      </w:r>
      <w:r w:rsidRPr="00E95636">
        <w:rPr>
          <w:rFonts w:cstheme="minorHAnsi"/>
          <w:color w:val="000000"/>
          <w:lang w:val="en-US"/>
        </w:rPr>
        <w:t xml:space="preserve"> </w:t>
      </w:r>
      <w:r w:rsidRPr="00E95636">
        <w:rPr>
          <w:rFonts w:cstheme="minorHAnsi"/>
          <w:color w:val="0000FF"/>
          <w:lang w:val="en-US"/>
        </w:rPr>
        <w:t>void</w:t>
      </w:r>
      <w:r w:rsidRPr="00E95636">
        <w:rPr>
          <w:rFonts w:cstheme="minorHAnsi"/>
          <w:color w:val="000000"/>
          <w:lang w:val="en-US"/>
        </w:rPr>
        <w:t xml:space="preserve"> </w:t>
      </w:r>
      <w:proofErr w:type="spellStart"/>
      <w:r w:rsidRPr="00E95636">
        <w:rPr>
          <w:rFonts w:cstheme="minorHAnsi"/>
          <w:color w:val="000000"/>
          <w:lang w:val="en-US"/>
        </w:rPr>
        <w:t>CreateChildElements</w:t>
      </w:r>
      <w:proofErr w:type="spellEnd"/>
      <w:r w:rsidRPr="00E95636">
        <w:rPr>
          <w:rFonts w:cstheme="minorHAnsi"/>
          <w:color w:val="000000"/>
          <w:lang w:val="en-US"/>
        </w:rPr>
        <w:t>()</w:t>
      </w:r>
    </w:p>
    <w:p w14:paraId="41B41903"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5305DF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try</w:t>
      </w:r>
    </w:p>
    <w:p w14:paraId="1B915FF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31C3A8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base</w:t>
      </w:r>
      <w:r w:rsidRPr="00E95636">
        <w:rPr>
          <w:rFonts w:cstheme="minorHAnsi"/>
          <w:color w:val="000000"/>
          <w:lang w:val="en-US"/>
        </w:rPr>
        <w:t>.CreateChildElements</w:t>
      </w:r>
      <w:proofErr w:type="spellEnd"/>
      <w:r w:rsidRPr="00E95636">
        <w:rPr>
          <w:rFonts w:cstheme="minorHAnsi"/>
          <w:color w:val="000000"/>
          <w:lang w:val="en-US"/>
        </w:rPr>
        <w:t>();</w:t>
      </w:r>
    </w:p>
    <w:p w14:paraId="5CFE7A80"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radProgressBarElement</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RadProgressBarElement</w:t>
      </w:r>
      <w:proofErr w:type="spellEnd"/>
      <w:r w:rsidRPr="00E95636">
        <w:rPr>
          <w:rFonts w:cstheme="minorHAnsi"/>
          <w:color w:val="000000"/>
          <w:lang w:val="en-US"/>
        </w:rPr>
        <w:t>();</w:t>
      </w:r>
    </w:p>
    <w:p w14:paraId="29AE6D73"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radProgressBarElement.SmoothingMode</w:t>
      </w:r>
      <w:proofErr w:type="spellEnd"/>
      <w:r w:rsidRPr="00E95636">
        <w:rPr>
          <w:rFonts w:cstheme="minorHAnsi"/>
          <w:color w:val="000000"/>
          <w:lang w:val="en-US"/>
        </w:rPr>
        <w:t xml:space="preserve"> = System.Drawing.Drawing2D.SmoothingMode.AntiAlias;</w:t>
      </w:r>
    </w:p>
    <w:p w14:paraId="23A98C4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.Children.Add</w:t>
      </w:r>
      <w:proofErr w:type="spellEnd"/>
      <w:r w:rsidRPr="00E95636">
        <w:rPr>
          <w:rFonts w:cstheme="minorHAnsi"/>
          <w:color w:val="000000"/>
          <w:lang w:val="en-US"/>
        </w:rPr>
        <w:t>(</w:t>
      </w:r>
      <w:proofErr w:type="spellStart"/>
      <w:r w:rsidRPr="00E95636">
        <w:rPr>
          <w:rFonts w:cstheme="minorHAnsi"/>
          <w:color w:val="000000"/>
          <w:lang w:val="en-US"/>
        </w:rPr>
        <w:t>radProgressBarElement</w:t>
      </w:r>
      <w:proofErr w:type="spellEnd"/>
      <w:r w:rsidRPr="00E95636">
        <w:rPr>
          <w:rFonts w:cstheme="minorHAnsi"/>
          <w:color w:val="000000"/>
          <w:lang w:val="en-US"/>
        </w:rPr>
        <w:t>);</w:t>
      </w:r>
    </w:p>
    <w:p w14:paraId="3A78304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2FE1DB0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catch</w:t>
      </w:r>
      <w:r w:rsidRPr="00E95636">
        <w:rPr>
          <w:rFonts w:cstheme="minorHAnsi"/>
          <w:color w:val="000000"/>
          <w:lang w:val="en-US"/>
        </w:rPr>
        <w:t xml:space="preserve"> (Exception ex)</w:t>
      </w:r>
    </w:p>
    <w:p w14:paraId="069B97D3" w14:textId="77777777" w:rsidR="002507F4" w:rsidRPr="00C51979"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C51979">
        <w:rPr>
          <w:rFonts w:cstheme="minorHAnsi"/>
          <w:color w:val="000000"/>
          <w:lang w:val="en-US"/>
        </w:rPr>
        <w:t>{</w:t>
      </w:r>
    </w:p>
    <w:p w14:paraId="1A1C20B1" w14:textId="77777777" w:rsidR="002507F4" w:rsidRPr="00FF0974" w:rsidRDefault="002507F4" w:rsidP="002507F4">
      <w:pPr>
        <w:autoSpaceDE w:val="0"/>
        <w:autoSpaceDN w:val="0"/>
        <w:adjustRightInd w:val="0"/>
        <w:spacing w:after="0" w:line="240" w:lineRule="auto"/>
        <w:rPr>
          <w:rFonts w:cstheme="minorHAnsi"/>
          <w:color w:val="000000"/>
          <w:lang w:val="en-US"/>
        </w:rPr>
      </w:pPr>
      <w:r w:rsidRPr="00C51979">
        <w:rPr>
          <w:rFonts w:cstheme="minorHAnsi"/>
          <w:color w:val="000000"/>
          <w:lang w:val="en-US"/>
        </w:rPr>
        <w:t xml:space="preserve">                    </w:t>
      </w:r>
      <w:proofErr w:type="spellStart"/>
      <w:r w:rsidRPr="00FF0974">
        <w:rPr>
          <w:rFonts w:cstheme="minorHAnsi"/>
          <w:color w:val="000000"/>
          <w:lang w:val="en-US"/>
        </w:rPr>
        <w:t>ExceptionManager.GestionarError</w:t>
      </w:r>
      <w:proofErr w:type="spellEnd"/>
      <w:r w:rsidRPr="00FF0974">
        <w:rPr>
          <w:rFonts w:cstheme="minorHAnsi"/>
          <w:color w:val="000000"/>
          <w:lang w:val="en-US"/>
        </w:rPr>
        <w:t>(ex);</w:t>
      </w:r>
    </w:p>
    <w:p w14:paraId="441EF22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FF0974">
        <w:rPr>
          <w:rFonts w:cstheme="minorHAnsi"/>
          <w:color w:val="000000"/>
          <w:lang w:val="en-US"/>
        </w:rPr>
        <w:t xml:space="preserve">                    </w:t>
      </w:r>
      <w:proofErr w:type="spellStart"/>
      <w:r w:rsidRPr="00E95636">
        <w:rPr>
          <w:rFonts w:cstheme="minorHAnsi"/>
          <w:color w:val="000000"/>
          <w:lang w:val="en-US"/>
        </w:rPr>
        <w:t>log.Error</w:t>
      </w:r>
      <w:proofErr w:type="spellEnd"/>
      <w:r w:rsidRPr="00E95636">
        <w:rPr>
          <w:rFonts w:cstheme="minorHAnsi"/>
          <w:color w:val="000000"/>
          <w:lang w:val="en-US"/>
        </w:rPr>
        <w:t>(</w:t>
      </w:r>
      <w:r w:rsidRPr="00E95636">
        <w:rPr>
          <w:rFonts w:cstheme="minorHAnsi"/>
          <w:color w:val="A31515"/>
          <w:lang w:val="en-US"/>
        </w:rPr>
        <w:t>"</w:t>
      </w:r>
      <w:proofErr w:type="spellStart"/>
      <w:r w:rsidRPr="00E95636">
        <w:rPr>
          <w:rFonts w:cstheme="minorHAnsi"/>
          <w:color w:val="A31515"/>
          <w:lang w:val="en-US"/>
        </w:rPr>
        <w:t>Mensaje</w:t>
      </w:r>
      <w:proofErr w:type="spellEnd"/>
      <w:r w:rsidRPr="00E95636">
        <w:rPr>
          <w:rFonts w:cstheme="minorHAnsi"/>
          <w:color w:val="A31515"/>
          <w:lang w:val="en-US"/>
        </w:rPr>
        <w:t>:"</w:t>
      </w:r>
      <w:r w:rsidRPr="00E95636">
        <w:rPr>
          <w:rFonts w:cstheme="minorHAnsi"/>
          <w:color w:val="000000"/>
          <w:lang w:val="en-US"/>
        </w:rPr>
        <w:t xml:space="preserve"> + </w:t>
      </w:r>
      <w:proofErr w:type="spellStart"/>
      <w:r w:rsidRPr="00E95636">
        <w:rPr>
          <w:rFonts w:cstheme="minorHAnsi"/>
          <w:color w:val="000000"/>
          <w:lang w:val="en-US"/>
        </w:rPr>
        <w:t>ex.Message</w:t>
      </w:r>
      <w:proofErr w:type="spellEnd"/>
      <w:r w:rsidRPr="00E95636">
        <w:rPr>
          <w:rFonts w:cstheme="minorHAnsi"/>
          <w:color w:val="000000"/>
          <w:lang w:val="en-US"/>
        </w:rPr>
        <w:t xml:space="preserve"> + </w:t>
      </w:r>
      <w:r w:rsidRPr="00E95636">
        <w:rPr>
          <w:rFonts w:cstheme="minorHAnsi"/>
          <w:color w:val="A31515"/>
          <w:lang w:val="en-US"/>
        </w:rPr>
        <w:t xml:space="preserve">"\n </w:t>
      </w:r>
      <w:proofErr w:type="spellStart"/>
      <w:r w:rsidRPr="00E95636">
        <w:rPr>
          <w:rFonts w:cstheme="minorHAnsi"/>
          <w:color w:val="A31515"/>
          <w:lang w:val="en-US"/>
        </w:rPr>
        <w:t>StackTrace</w:t>
      </w:r>
      <w:proofErr w:type="spellEnd"/>
      <w:r w:rsidRPr="00E95636">
        <w:rPr>
          <w:rFonts w:cstheme="minorHAnsi"/>
          <w:color w:val="A31515"/>
          <w:lang w:val="en-US"/>
        </w:rPr>
        <w:t>:"</w:t>
      </w:r>
      <w:r w:rsidRPr="00E95636">
        <w:rPr>
          <w:rFonts w:cstheme="minorHAnsi"/>
          <w:color w:val="000000"/>
          <w:lang w:val="en-US"/>
        </w:rPr>
        <w:t xml:space="preserve"> + </w:t>
      </w:r>
      <w:proofErr w:type="spellStart"/>
      <w:r w:rsidRPr="00E95636">
        <w:rPr>
          <w:rFonts w:cstheme="minorHAnsi"/>
          <w:color w:val="000000"/>
          <w:lang w:val="en-US"/>
        </w:rPr>
        <w:t>ex.StackTrace</w:t>
      </w:r>
      <w:proofErr w:type="spellEnd"/>
      <w:r w:rsidRPr="00E95636">
        <w:rPr>
          <w:rFonts w:cstheme="minorHAnsi"/>
          <w:color w:val="000000"/>
          <w:lang w:val="en-US"/>
        </w:rPr>
        <w:t>);</w:t>
      </w:r>
    </w:p>
    <w:p w14:paraId="723BAEEE" w14:textId="77777777" w:rsidR="002507F4" w:rsidRPr="00FF0974"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FF0974">
        <w:rPr>
          <w:rFonts w:cstheme="minorHAnsi"/>
          <w:color w:val="000000"/>
          <w:lang w:val="en-US"/>
        </w:rPr>
        <w:t>}</w:t>
      </w:r>
    </w:p>
    <w:p w14:paraId="76B2E395" w14:textId="77777777" w:rsidR="002507F4" w:rsidRPr="00FF0974" w:rsidRDefault="002507F4" w:rsidP="002507F4">
      <w:pPr>
        <w:autoSpaceDE w:val="0"/>
        <w:autoSpaceDN w:val="0"/>
        <w:adjustRightInd w:val="0"/>
        <w:spacing w:after="0" w:line="240" w:lineRule="auto"/>
        <w:rPr>
          <w:rFonts w:cstheme="minorHAnsi"/>
          <w:color w:val="000000"/>
          <w:lang w:val="en-US"/>
        </w:rPr>
      </w:pPr>
      <w:r w:rsidRPr="00FF0974">
        <w:rPr>
          <w:rFonts w:cstheme="minorHAnsi"/>
          <w:color w:val="000000"/>
          <w:lang w:val="en-US"/>
        </w:rPr>
        <w:t xml:space="preserve">            }</w:t>
      </w:r>
    </w:p>
    <w:p w14:paraId="47D1C68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protected</w:t>
      </w:r>
      <w:r w:rsidRPr="00E95636">
        <w:rPr>
          <w:rFonts w:cstheme="minorHAnsi"/>
          <w:color w:val="000000"/>
          <w:lang w:val="en-US"/>
        </w:rPr>
        <w:t xml:space="preserve"> </w:t>
      </w:r>
      <w:r w:rsidRPr="00E95636">
        <w:rPr>
          <w:rFonts w:cstheme="minorHAnsi"/>
          <w:color w:val="0000FF"/>
          <w:lang w:val="en-US"/>
        </w:rPr>
        <w:t>override</w:t>
      </w:r>
      <w:r w:rsidRPr="00E95636">
        <w:rPr>
          <w:rFonts w:cstheme="minorHAnsi"/>
          <w:color w:val="000000"/>
          <w:lang w:val="en-US"/>
        </w:rPr>
        <w:t xml:space="preserve"> </w:t>
      </w:r>
      <w:r w:rsidRPr="00E95636">
        <w:rPr>
          <w:rFonts w:cstheme="minorHAnsi"/>
          <w:color w:val="0000FF"/>
          <w:lang w:val="en-US"/>
        </w:rPr>
        <w:t>void</w:t>
      </w:r>
      <w:r w:rsidRPr="00E95636">
        <w:rPr>
          <w:rFonts w:cstheme="minorHAnsi"/>
          <w:color w:val="000000"/>
          <w:lang w:val="en-US"/>
        </w:rPr>
        <w:t xml:space="preserve"> </w:t>
      </w:r>
      <w:proofErr w:type="spellStart"/>
      <w:r w:rsidRPr="00E95636">
        <w:rPr>
          <w:rFonts w:cstheme="minorHAnsi"/>
          <w:color w:val="000000"/>
          <w:lang w:val="en-US"/>
        </w:rPr>
        <w:t>SetContentCore</w:t>
      </w:r>
      <w:proofErr w:type="spellEnd"/>
      <w:r w:rsidRPr="00E95636">
        <w:rPr>
          <w:rFonts w:cstheme="minorHAnsi"/>
          <w:color w:val="000000"/>
          <w:lang w:val="en-US"/>
        </w:rPr>
        <w:t>(</w:t>
      </w:r>
      <w:r w:rsidRPr="00E95636">
        <w:rPr>
          <w:rFonts w:cstheme="minorHAnsi"/>
          <w:color w:val="0000FF"/>
          <w:lang w:val="en-US"/>
        </w:rPr>
        <w:t>object</w:t>
      </w:r>
      <w:r w:rsidRPr="00E95636">
        <w:rPr>
          <w:rFonts w:cstheme="minorHAnsi"/>
          <w:color w:val="000000"/>
          <w:lang w:val="en-US"/>
        </w:rPr>
        <w:t xml:space="preserve"> value)</w:t>
      </w:r>
    </w:p>
    <w:p w14:paraId="55BA55E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687E5A7A"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try</w:t>
      </w:r>
    </w:p>
    <w:p w14:paraId="5261F92C"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lastRenderedPageBreak/>
        <w:t xml:space="preserve">                {</w:t>
      </w:r>
    </w:p>
    <w:p w14:paraId="13A0FAAF"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if</w:t>
      </w: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.Value</w:t>
      </w:r>
      <w:proofErr w:type="spellEnd"/>
      <w:r w:rsidRPr="00E95636">
        <w:rPr>
          <w:rFonts w:cstheme="minorHAnsi"/>
          <w:color w:val="000000"/>
          <w:lang w:val="en-US"/>
        </w:rPr>
        <w:t xml:space="preserve"> != </w:t>
      </w:r>
      <w:r w:rsidRPr="00E95636">
        <w:rPr>
          <w:rFonts w:cstheme="minorHAnsi"/>
          <w:color w:val="0000FF"/>
          <w:lang w:val="en-US"/>
        </w:rPr>
        <w:t>null</w:t>
      </w:r>
      <w:r w:rsidRPr="00E95636">
        <w:rPr>
          <w:rFonts w:cstheme="minorHAnsi"/>
          <w:color w:val="000000"/>
          <w:lang w:val="en-US"/>
        </w:rPr>
        <w:t xml:space="preserve"> &amp;&amp; </w:t>
      </w:r>
      <w:proofErr w:type="spellStart"/>
      <w:r w:rsidRPr="00E95636">
        <w:rPr>
          <w:rFonts w:cstheme="minorHAnsi"/>
          <w:color w:val="0000FF"/>
          <w:lang w:val="en-US"/>
        </w:rPr>
        <w:t>this</w:t>
      </w:r>
      <w:r w:rsidRPr="00E95636">
        <w:rPr>
          <w:rFonts w:cstheme="minorHAnsi"/>
          <w:color w:val="000000"/>
          <w:lang w:val="en-US"/>
        </w:rPr>
        <w:t>.Value</w:t>
      </w:r>
      <w:proofErr w:type="spellEnd"/>
      <w:r w:rsidRPr="00E95636">
        <w:rPr>
          <w:rFonts w:cstheme="minorHAnsi"/>
          <w:color w:val="000000"/>
          <w:lang w:val="en-US"/>
        </w:rPr>
        <w:t xml:space="preserve"> != </w:t>
      </w:r>
      <w:proofErr w:type="spellStart"/>
      <w:r w:rsidRPr="00E95636">
        <w:rPr>
          <w:rFonts w:cstheme="minorHAnsi"/>
          <w:color w:val="000000"/>
          <w:lang w:val="en-US"/>
        </w:rPr>
        <w:t>DBNull.Value</w:t>
      </w:r>
      <w:proofErr w:type="spellEnd"/>
      <w:r w:rsidRPr="00E95636">
        <w:rPr>
          <w:rFonts w:cstheme="minorHAnsi"/>
          <w:color w:val="000000"/>
          <w:lang w:val="en-US"/>
        </w:rPr>
        <w:t>)</w:t>
      </w:r>
    </w:p>
    <w:p w14:paraId="21BDBC0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6E42C9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int</w:t>
      </w:r>
      <w:r w:rsidRPr="00E95636">
        <w:rPr>
          <w:rFonts w:cstheme="minorHAnsi"/>
          <w:color w:val="000000"/>
          <w:lang w:val="en-US"/>
        </w:rPr>
        <w:t xml:space="preserve"> valor = 0;</w:t>
      </w:r>
    </w:p>
    <w:p w14:paraId="7A8E9B73"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.radProgressBarElement.Maximum</w:t>
      </w:r>
      <w:proofErr w:type="spellEnd"/>
      <w:r w:rsidRPr="00E95636">
        <w:rPr>
          <w:rFonts w:cstheme="minorHAnsi"/>
          <w:color w:val="000000"/>
          <w:lang w:val="en-US"/>
        </w:rPr>
        <w:t xml:space="preserve"> = 100;</w:t>
      </w:r>
    </w:p>
    <w:p w14:paraId="4BEE96B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radProgressBarElement.Minimum</w:t>
      </w:r>
      <w:proofErr w:type="spellEnd"/>
      <w:r w:rsidRPr="00E95636">
        <w:rPr>
          <w:rFonts w:cstheme="minorHAnsi"/>
          <w:color w:val="000000"/>
          <w:lang w:val="en-US"/>
        </w:rPr>
        <w:t xml:space="preserve"> = 0;</w:t>
      </w:r>
    </w:p>
    <w:p w14:paraId="1B19DC8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if</w:t>
      </w:r>
      <w:r w:rsidRPr="00E95636">
        <w:rPr>
          <w:rFonts w:cstheme="minorHAnsi"/>
          <w:color w:val="000000"/>
          <w:lang w:val="en-US"/>
        </w:rPr>
        <w:t xml:space="preserve"> (Convert.ToInt32(</w:t>
      </w:r>
      <w:proofErr w:type="spellStart"/>
      <w:r w:rsidRPr="00E95636">
        <w:rPr>
          <w:rFonts w:cstheme="minorHAnsi"/>
          <w:color w:val="0000FF"/>
          <w:lang w:val="en-US"/>
        </w:rPr>
        <w:t>this</w:t>
      </w:r>
      <w:r w:rsidRPr="00E95636">
        <w:rPr>
          <w:rFonts w:cstheme="minorHAnsi"/>
          <w:color w:val="000000"/>
          <w:lang w:val="en-US"/>
        </w:rPr>
        <w:t>.Value</w:t>
      </w:r>
      <w:proofErr w:type="spellEnd"/>
      <w:r w:rsidRPr="00E95636">
        <w:rPr>
          <w:rFonts w:cstheme="minorHAnsi"/>
          <w:color w:val="000000"/>
          <w:lang w:val="en-US"/>
        </w:rPr>
        <w:t>) &gt;= 100)</w:t>
      </w:r>
    </w:p>
    <w:p w14:paraId="4A2EEBC8"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5183A5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valor = 100;</w:t>
      </w:r>
    </w:p>
    <w:p w14:paraId="0D82D78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radProgressBarElement.Value1 = valor;</w:t>
      </w:r>
    </w:p>
    <w:p w14:paraId="6F93FBAF"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.radProgressBarElement.Text</w:t>
      </w:r>
      <w:proofErr w:type="spellEnd"/>
      <w:r w:rsidRPr="00E95636">
        <w:rPr>
          <w:rFonts w:cstheme="minorHAnsi"/>
          <w:color w:val="000000"/>
          <w:lang w:val="en-US"/>
        </w:rPr>
        <w:t xml:space="preserve"> = valor + </w:t>
      </w:r>
      <w:r w:rsidRPr="00E95636">
        <w:rPr>
          <w:rFonts w:cstheme="minorHAnsi"/>
          <w:color w:val="A31515"/>
          <w:lang w:val="en-US"/>
        </w:rPr>
        <w:t>"%"</w:t>
      </w:r>
      <w:r w:rsidRPr="00E95636">
        <w:rPr>
          <w:rFonts w:cstheme="minorHAnsi"/>
          <w:color w:val="000000"/>
          <w:lang w:val="en-US"/>
        </w:rPr>
        <w:t>;</w:t>
      </w:r>
    </w:p>
    <w:p w14:paraId="1B2B630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radProgressBarElement.ProgressOrientation</w:t>
      </w:r>
      <w:proofErr w:type="spellEnd"/>
      <w:r w:rsidRPr="00E95636">
        <w:rPr>
          <w:rFonts w:cstheme="minorHAnsi"/>
          <w:color w:val="000000"/>
          <w:lang w:val="en-US"/>
        </w:rPr>
        <w:t xml:space="preserve"> = </w:t>
      </w:r>
      <w:proofErr w:type="spellStart"/>
      <w:r w:rsidRPr="00E95636">
        <w:rPr>
          <w:rFonts w:cstheme="minorHAnsi"/>
          <w:color w:val="000000"/>
          <w:lang w:val="en-US"/>
        </w:rPr>
        <w:t>ProgressOrientation.Left</w:t>
      </w:r>
      <w:proofErr w:type="spellEnd"/>
      <w:r w:rsidRPr="00E95636">
        <w:rPr>
          <w:rFonts w:cstheme="minorHAnsi"/>
          <w:color w:val="000000"/>
          <w:lang w:val="en-US"/>
        </w:rPr>
        <w:t>;</w:t>
      </w:r>
    </w:p>
    <w:p w14:paraId="6A82161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1B95A248"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else</w:t>
      </w:r>
      <w:r w:rsidRPr="00E95636">
        <w:rPr>
          <w:rFonts w:cstheme="minorHAnsi"/>
          <w:color w:val="000000"/>
          <w:lang w:val="en-US"/>
        </w:rPr>
        <w:t xml:space="preserve"> </w:t>
      </w:r>
      <w:r w:rsidRPr="00E95636">
        <w:rPr>
          <w:rFonts w:cstheme="minorHAnsi"/>
          <w:color w:val="0000FF"/>
          <w:lang w:val="en-US"/>
        </w:rPr>
        <w:t>if</w:t>
      </w:r>
      <w:r w:rsidRPr="00E95636">
        <w:rPr>
          <w:rFonts w:cstheme="minorHAnsi"/>
          <w:color w:val="000000"/>
          <w:lang w:val="en-US"/>
        </w:rPr>
        <w:t xml:space="preserve"> (Convert.ToInt32(</w:t>
      </w:r>
      <w:proofErr w:type="spellStart"/>
      <w:r w:rsidRPr="00E95636">
        <w:rPr>
          <w:rFonts w:cstheme="minorHAnsi"/>
          <w:color w:val="0000FF"/>
          <w:lang w:val="en-US"/>
        </w:rPr>
        <w:t>this</w:t>
      </w:r>
      <w:r w:rsidRPr="00E95636">
        <w:rPr>
          <w:rFonts w:cstheme="minorHAnsi"/>
          <w:color w:val="000000"/>
          <w:lang w:val="en-US"/>
        </w:rPr>
        <w:t>.Value</w:t>
      </w:r>
      <w:proofErr w:type="spellEnd"/>
      <w:r w:rsidRPr="00E95636">
        <w:rPr>
          <w:rFonts w:cstheme="minorHAnsi"/>
          <w:color w:val="000000"/>
          <w:lang w:val="en-US"/>
        </w:rPr>
        <w:t>) &lt;= 0)</w:t>
      </w:r>
    </w:p>
    <w:p w14:paraId="567F73A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7284C32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valor = 0;</w:t>
      </w:r>
    </w:p>
    <w:p w14:paraId="6A3FA82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radProgressBarElement.Value1 = valor;</w:t>
      </w:r>
    </w:p>
    <w:p w14:paraId="2723ADA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.radProgressBarElement.Text</w:t>
      </w:r>
      <w:proofErr w:type="spellEnd"/>
      <w:r w:rsidRPr="00E95636">
        <w:rPr>
          <w:rFonts w:cstheme="minorHAnsi"/>
          <w:color w:val="000000"/>
          <w:lang w:val="en-US"/>
        </w:rPr>
        <w:t xml:space="preserve"> = valor + </w:t>
      </w:r>
      <w:r w:rsidRPr="00E95636">
        <w:rPr>
          <w:rFonts w:cstheme="minorHAnsi"/>
          <w:color w:val="A31515"/>
          <w:lang w:val="en-US"/>
        </w:rPr>
        <w:t>"%"</w:t>
      </w:r>
      <w:r w:rsidRPr="00E95636">
        <w:rPr>
          <w:rFonts w:cstheme="minorHAnsi"/>
          <w:color w:val="000000"/>
          <w:lang w:val="en-US"/>
        </w:rPr>
        <w:t>;</w:t>
      </w:r>
    </w:p>
    <w:p w14:paraId="1ECA8BD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radProgressBarElement.ProgressOrientation</w:t>
      </w:r>
      <w:proofErr w:type="spellEnd"/>
      <w:r w:rsidRPr="00E95636">
        <w:rPr>
          <w:rFonts w:cstheme="minorHAnsi"/>
          <w:color w:val="000000"/>
          <w:lang w:val="en-US"/>
        </w:rPr>
        <w:t xml:space="preserve"> = </w:t>
      </w:r>
      <w:proofErr w:type="spellStart"/>
      <w:r w:rsidRPr="00E95636">
        <w:rPr>
          <w:rFonts w:cstheme="minorHAnsi"/>
          <w:color w:val="000000"/>
          <w:lang w:val="en-US"/>
        </w:rPr>
        <w:t>ProgressOrientation.Left</w:t>
      </w:r>
      <w:proofErr w:type="spellEnd"/>
      <w:r w:rsidRPr="00E95636">
        <w:rPr>
          <w:rFonts w:cstheme="minorHAnsi"/>
          <w:color w:val="000000"/>
          <w:lang w:val="en-US"/>
        </w:rPr>
        <w:t>;</w:t>
      </w:r>
    </w:p>
    <w:p w14:paraId="5B6336E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83D410A"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else</w:t>
      </w:r>
    </w:p>
    <w:p w14:paraId="30F4D44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B818C9A"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this</w:t>
      </w:r>
      <w:r w:rsidRPr="00E95636">
        <w:rPr>
          <w:rFonts w:cstheme="minorHAnsi"/>
          <w:color w:val="000000"/>
          <w:lang w:val="en-US"/>
        </w:rPr>
        <w:t>.radProgressBarElement.Value1 = Convert.ToInt16(</w:t>
      </w:r>
      <w:proofErr w:type="spellStart"/>
      <w:r w:rsidRPr="00E95636">
        <w:rPr>
          <w:rFonts w:cstheme="minorHAnsi"/>
          <w:color w:val="0000FF"/>
          <w:lang w:val="en-US"/>
        </w:rPr>
        <w:t>this</w:t>
      </w:r>
      <w:r w:rsidRPr="00E95636">
        <w:rPr>
          <w:rFonts w:cstheme="minorHAnsi"/>
          <w:color w:val="000000"/>
          <w:lang w:val="en-US"/>
        </w:rPr>
        <w:t>.Value</w:t>
      </w:r>
      <w:proofErr w:type="spellEnd"/>
      <w:r w:rsidRPr="00E95636">
        <w:rPr>
          <w:rFonts w:cstheme="minorHAnsi"/>
          <w:color w:val="000000"/>
          <w:lang w:val="en-US"/>
        </w:rPr>
        <w:t>);</w:t>
      </w:r>
    </w:p>
    <w:p w14:paraId="73FBC8BC"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.radProgressBarElement.Text</w:t>
      </w:r>
      <w:proofErr w:type="spellEnd"/>
      <w:r w:rsidRPr="00E95636">
        <w:rPr>
          <w:rFonts w:cstheme="minorHAnsi"/>
          <w:color w:val="000000"/>
          <w:lang w:val="en-US"/>
        </w:rPr>
        <w:t xml:space="preserve"> = </w:t>
      </w:r>
      <w:r w:rsidRPr="00E95636">
        <w:rPr>
          <w:rFonts w:cstheme="minorHAnsi"/>
          <w:color w:val="0000FF"/>
          <w:lang w:val="en-US"/>
        </w:rPr>
        <w:t>this</w:t>
      </w:r>
      <w:r w:rsidRPr="00E95636">
        <w:rPr>
          <w:rFonts w:cstheme="minorHAnsi"/>
          <w:color w:val="000000"/>
          <w:lang w:val="en-US"/>
        </w:rPr>
        <w:t xml:space="preserve">.radProgressBarElement.Value1 + </w:t>
      </w:r>
      <w:r w:rsidRPr="00E95636">
        <w:rPr>
          <w:rFonts w:cstheme="minorHAnsi"/>
          <w:color w:val="A31515"/>
          <w:lang w:val="en-US"/>
        </w:rPr>
        <w:t>"%"</w:t>
      </w:r>
      <w:r w:rsidRPr="00E95636">
        <w:rPr>
          <w:rFonts w:cstheme="minorHAnsi"/>
          <w:color w:val="000000"/>
          <w:lang w:val="en-US"/>
        </w:rPr>
        <w:t>;</w:t>
      </w:r>
    </w:p>
    <w:p w14:paraId="1D50B78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radProgressBarElement.ProgressOrientation</w:t>
      </w:r>
      <w:proofErr w:type="spellEnd"/>
      <w:r w:rsidRPr="00E95636">
        <w:rPr>
          <w:rFonts w:cstheme="minorHAnsi"/>
          <w:color w:val="000000"/>
          <w:lang w:val="en-US"/>
        </w:rPr>
        <w:t xml:space="preserve"> = </w:t>
      </w:r>
      <w:proofErr w:type="spellStart"/>
      <w:r w:rsidRPr="00E95636">
        <w:rPr>
          <w:rFonts w:cstheme="minorHAnsi"/>
          <w:color w:val="000000"/>
          <w:lang w:val="en-US"/>
        </w:rPr>
        <w:t>ProgressOrientation.Left</w:t>
      </w:r>
      <w:proofErr w:type="spellEnd"/>
      <w:r w:rsidRPr="00E95636">
        <w:rPr>
          <w:rFonts w:cstheme="minorHAnsi"/>
          <w:color w:val="000000"/>
          <w:lang w:val="en-US"/>
        </w:rPr>
        <w:t>;</w:t>
      </w:r>
    </w:p>
    <w:p w14:paraId="3C9C963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5E3BD1B0"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7E823A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5FABB76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catch</w:t>
      </w:r>
      <w:r w:rsidRPr="00E95636">
        <w:rPr>
          <w:rFonts w:cstheme="minorHAnsi"/>
          <w:color w:val="000000"/>
          <w:lang w:val="en-US"/>
        </w:rPr>
        <w:t xml:space="preserve"> (Exception ex)</w:t>
      </w:r>
    </w:p>
    <w:p w14:paraId="59A78AB6" w14:textId="77777777" w:rsidR="002507F4" w:rsidRPr="00C51979"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C51979">
        <w:rPr>
          <w:rFonts w:cstheme="minorHAnsi"/>
          <w:color w:val="000000"/>
          <w:lang w:val="en-US"/>
        </w:rPr>
        <w:t>{</w:t>
      </w:r>
    </w:p>
    <w:p w14:paraId="0B814CF9" w14:textId="77777777" w:rsidR="002507F4" w:rsidRPr="00C51979" w:rsidRDefault="002507F4" w:rsidP="002507F4">
      <w:pPr>
        <w:autoSpaceDE w:val="0"/>
        <w:autoSpaceDN w:val="0"/>
        <w:adjustRightInd w:val="0"/>
        <w:spacing w:after="0" w:line="240" w:lineRule="auto"/>
        <w:rPr>
          <w:rFonts w:cstheme="minorHAnsi"/>
          <w:color w:val="000000"/>
          <w:lang w:val="en-US"/>
        </w:rPr>
      </w:pPr>
      <w:r w:rsidRPr="00C51979">
        <w:rPr>
          <w:rFonts w:cstheme="minorHAnsi"/>
          <w:color w:val="000000"/>
          <w:lang w:val="en-US"/>
        </w:rPr>
        <w:t xml:space="preserve">                    </w:t>
      </w:r>
      <w:proofErr w:type="spellStart"/>
      <w:r w:rsidRPr="00C51979">
        <w:rPr>
          <w:rFonts w:cstheme="minorHAnsi"/>
          <w:color w:val="000000"/>
          <w:lang w:val="en-US"/>
        </w:rPr>
        <w:t>ExceptionManager.GestionarError</w:t>
      </w:r>
      <w:proofErr w:type="spellEnd"/>
      <w:r w:rsidRPr="00C51979">
        <w:rPr>
          <w:rFonts w:cstheme="minorHAnsi"/>
          <w:color w:val="000000"/>
          <w:lang w:val="en-US"/>
        </w:rPr>
        <w:t>(ex);</w:t>
      </w:r>
    </w:p>
    <w:p w14:paraId="7A72B2A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C51979">
        <w:rPr>
          <w:rFonts w:cstheme="minorHAnsi"/>
          <w:color w:val="000000"/>
          <w:lang w:val="en-US"/>
        </w:rPr>
        <w:t xml:space="preserve">                    </w:t>
      </w:r>
      <w:proofErr w:type="spellStart"/>
      <w:r w:rsidRPr="00E95636">
        <w:rPr>
          <w:rFonts w:cstheme="minorHAnsi"/>
          <w:color w:val="000000"/>
          <w:lang w:val="en-US"/>
        </w:rPr>
        <w:t>log.Error</w:t>
      </w:r>
      <w:proofErr w:type="spellEnd"/>
      <w:r w:rsidRPr="00E95636">
        <w:rPr>
          <w:rFonts w:cstheme="minorHAnsi"/>
          <w:color w:val="000000"/>
          <w:lang w:val="en-US"/>
        </w:rPr>
        <w:t>(</w:t>
      </w:r>
      <w:r w:rsidRPr="00E95636">
        <w:rPr>
          <w:rFonts w:cstheme="minorHAnsi"/>
          <w:color w:val="A31515"/>
          <w:lang w:val="en-US"/>
        </w:rPr>
        <w:t>"</w:t>
      </w:r>
      <w:proofErr w:type="spellStart"/>
      <w:r w:rsidRPr="00E95636">
        <w:rPr>
          <w:rFonts w:cstheme="minorHAnsi"/>
          <w:color w:val="A31515"/>
          <w:lang w:val="en-US"/>
        </w:rPr>
        <w:t>Mensaje</w:t>
      </w:r>
      <w:proofErr w:type="spellEnd"/>
      <w:r w:rsidRPr="00E95636">
        <w:rPr>
          <w:rFonts w:cstheme="minorHAnsi"/>
          <w:color w:val="A31515"/>
          <w:lang w:val="en-US"/>
        </w:rPr>
        <w:t>:"</w:t>
      </w:r>
      <w:r w:rsidRPr="00E95636">
        <w:rPr>
          <w:rFonts w:cstheme="minorHAnsi"/>
          <w:color w:val="000000"/>
          <w:lang w:val="en-US"/>
        </w:rPr>
        <w:t xml:space="preserve"> + </w:t>
      </w:r>
      <w:proofErr w:type="spellStart"/>
      <w:r w:rsidRPr="00E95636">
        <w:rPr>
          <w:rFonts w:cstheme="minorHAnsi"/>
          <w:color w:val="000000"/>
          <w:lang w:val="en-US"/>
        </w:rPr>
        <w:t>ex.Message</w:t>
      </w:r>
      <w:proofErr w:type="spellEnd"/>
      <w:r w:rsidRPr="00E95636">
        <w:rPr>
          <w:rFonts w:cstheme="minorHAnsi"/>
          <w:color w:val="000000"/>
          <w:lang w:val="en-US"/>
        </w:rPr>
        <w:t xml:space="preserve"> + </w:t>
      </w:r>
      <w:r w:rsidRPr="00E95636">
        <w:rPr>
          <w:rFonts w:cstheme="minorHAnsi"/>
          <w:color w:val="A31515"/>
          <w:lang w:val="en-US"/>
        </w:rPr>
        <w:t xml:space="preserve">"\n </w:t>
      </w:r>
      <w:proofErr w:type="spellStart"/>
      <w:r w:rsidRPr="00E95636">
        <w:rPr>
          <w:rFonts w:cstheme="minorHAnsi"/>
          <w:color w:val="A31515"/>
          <w:lang w:val="en-US"/>
        </w:rPr>
        <w:t>StackTrace</w:t>
      </w:r>
      <w:proofErr w:type="spellEnd"/>
      <w:r w:rsidRPr="00E95636">
        <w:rPr>
          <w:rFonts w:cstheme="minorHAnsi"/>
          <w:color w:val="A31515"/>
          <w:lang w:val="en-US"/>
        </w:rPr>
        <w:t>:"</w:t>
      </w:r>
      <w:r w:rsidRPr="00E95636">
        <w:rPr>
          <w:rFonts w:cstheme="minorHAnsi"/>
          <w:color w:val="000000"/>
          <w:lang w:val="en-US"/>
        </w:rPr>
        <w:t xml:space="preserve"> + </w:t>
      </w:r>
      <w:proofErr w:type="spellStart"/>
      <w:r w:rsidRPr="00E95636">
        <w:rPr>
          <w:rFonts w:cstheme="minorHAnsi"/>
          <w:color w:val="000000"/>
          <w:lang w:val="en-US"/>
        </w:rPr>
        <w:t>ex.StackTrace</w:t>
      </w:r>
      <w:proofErr w:type="spellEnd"/>
      <w:r w:rsidRPr="00E95636">
        <w:rPr>
          <w:rFonts w:cstheme="minorHAnsi"/>
          <w:color w:val="000000"/>
          <w:lang w:val="en-US"/>
        </w:rPr>
        <w:t>);</w:t>
      </w:r>
    </w:p>
    <w:p w14:paraId="1D3D052B"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48FBFB3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5E065F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protected</w:t>
      </w:r>
      <w:r w:rsidRPr="00E95636">
        <w:rPr>
          <w:rFonts w:cstheme="minorHAnsi"/>
          <w:color w:val="000000"/>
          <w:lang w:val="en-US"/>
        </w:rPr>
        <w:t xml:space="preserve"> </w:t>
      </w:r>
      <w:r w:rsidRPr="00E95636">
        <w:rPr>
          <w:rFonts w:cstheme="minorHAnsi"/>
          <w:color w:val="0000FF"/>
          <w:lang w:val="en-US"/>
        </w:rPr>
        <w:t>override</w:t>
      </w:r>
      <w:r w:rsidRPr="00E95636">
        <w:rPr>
          <w:rFonts w:cstheme="minorHAnsi"/>
          <w:color w:val="000000"/>
          <w:lang w:val="en-US"/>
        </w:rPr>
        <w:t xml:space="preserve"> Type </w:t>
      </w:r>
      <w:proofErr w:type="spellStart"/>
      <w:r w:rsidRPr="00E95636">
        <w:rPr>
          <w:rFonts w:cstheme="minorHAnsi"/>
          <w:color w:val="000000"/>
          <w:lang w:val="en-US"/>
        </w:rPr>
        <w:t>ThemeEffectiveType</w:t>
      </w:r>
      <w:proofErr w:type="spellEnd"/>
    </w:p>
    <w:p w14:paraId="0CB45C1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7E3CDFE0"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get</w:t>
      </w:r>
    </w:p>
    <w:p w14:paraId="00657D34"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5080EBD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return</w:t>
      </w:r>
      <w:r w:rsidRPr="00E95636">
        <w:rPr>
          <w:rFonts w:cstheme="minorHAnsi"/>
          <w:color w:val="000000"/>
          <w:lang w:val="en-US"/>
        </w:rPr>
        <w:t xml:space="preserve"> </w:t>
      </w:r>
      <w:proofErr w:type="spellStart"/>
      <w:r w:rsidRPr="00E95636">
        <w:rPr>
          <w:rFonts w:cstheme="minorHAnsi"/>
          <w:color w:val="0000FF"/>
          <w:lang w:val="en-US"/>
        </w:rPr>
        <w:t>typeof</w:t>
      </w:r>
      <w:proofErr w:type="spellEnd"/>
      <w:r w:rsidRPr="00E95636">
        <w:rPr>
          <w:rFonts w:cstheme="minorHAnsi"/>
          <w:color w:val="000000"/>
          <w:lang w:val="en-US"/>
        </w:rPr>
        <w:t>(</w:t>
      </w:r>
      <w:proofErr w:type="spellStart"/>
      <w:r w:rsidRPr="00E95636">
        <w:rPr>
          <w:rFonts w:cstheme="minorHAnsi"/>
          <w:color w:val="000000"/>
          <w:lang w:val="en-US"/>
        </w:rPr>
        <w:t>GridDataCellElement</w:t>
      </w:r>
      <w:proofErr w:type="spellEnd"/>
      <w:r w:rsidRPr="00E95636">
        <w:rPr>
          <w:rFonts w:cstheme="minorHAnsi"/>
          <w:color w:val="000000"/>
          <w:lang w:val="en-US"/>
        </w:rPr>
        <w:t>);</w:t>
      </w:r>
    </w:p>
    <w:p w14:paraId="7CE54B0F"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37D7B8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7FF7E3D8"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public</w:t>
      </w:r>
      <w:r w:rsidRPr="00E95636">
        <w:rPr>
          <w:rFonts w:cstheme="minorHAnsi"/>
          <w:color w:val="000000"/>
          <w:lang w:val="en-US"/>
        </w:rPr>
        <w:t xml:space="preserve"> </w:t>
      </w:r>
      <w:r w:rsidRPr="00E95636">
        <w:rPr>
          <w:rFonts w:cstheme="minorHAnsi"/>
          <w:color w:val="0000FF"/>
          <w:lang w:val="en-US"/>
        </w:rPr>
        <w:t>override</w:t>
      </w:r>
      <w:r w:rsidRPr="00E95636">
        <w:rPr>
          <w:rFonts w:cstheme="minorHAnsi"/>
          <w:color w:val="000000"/>
          <w:lang w:val="en-US"/>
        </w:rPr>
        <w:t xml:space="preserve"> </w:t>
      </w:r>
      <w:r w:rsidRPr="00E95636">
        <w:rPr>
          <w:rFonts w:cstheme="minorHAnsi"/>
          <w:color w:val="0000FF"/>
          <w:lang w:val="en-US"/>
        </w:rPr>
        <w:t>bool</w:t>
      </w:r>
      <w:r w:rsidRPr="00E95636">
        <w:rPr>
          <w:rFonts w:cstheme="minorHAnsi"/>
          <w:color w:val="000000"/>
          <w:lang w:val="en-US"/>
        </w:rPr>
        <w:t xml:space="preserve"> </w:t>
      </w:r>
      <w:proofErr w:type="spellStart"/>
      <w:r w:rsidRPr="00E95636">
        <w:rPr>
          <w:rFonts w:cstheme="minorHAnsi"/>
          <w:color w:val="000000"/>
          <w:lang w:val="en-US"/>
        </w:rPr>
        <w:t>IsCompatible</w:t>
      </w:r>
      <w:proofErr w:type="spellEnd"/>
      <w:r w:rsidRPr="00E95636">
        <w:rPr>
          <w:rFonts w:cstheme="minorHAnsi"/>
          <w:color w:val="000000"/>
          <w:lang w:val="en-US"/>
        </w:rPr>
        <w:t>(</w:t>
      </w:r>
      <w:proofErr w:type="spellStart"/>
      <w:r w:rsidRPr="00E95636">
        <w:rPr>
          <w:rFonts w:cstheme="minorHAnsi"/>
          <w:color w:val="000000"/>
          <w:lang w:val="en-US"/>
        </w:rPr>
        <w:t>GridViewColumn</w:t>
      </w:r>
      <w:proofErr w:type="spellEnd"/>
      <w:r w:rsidRPr="00E95636">
        <w:rPr>
          <w:rFonts w:cstheme="minorHAnsi"/>
          <w:color w:val="000000"/>
          <w:lang w:val="en-US"/>
        </w:rPr>
        <w:t xml:space="preserve"> data, </w:t>
      </w:r>
      <w:r w:rsidRPr="00E95636">
        <w:rPr>
          <w:rFonts w:cstheme="minorHAnsi"/>
          <w:color w:val="0000FF"/>
          <w:lang w:val="en-US"/>
        </w:rPr>
        <w:t>object</w:t>
      </w:r>
      <w:r w:rsidRPr="00E95636">
        <w:rPr>
          <w:rFonts w:cstheme="minorHAnsi"/>
          <w:color w:val="000000"/>
          <w:lang w:val="en-US"/>
        </w:rPr>
        <w:t xml:space="preserve"> context)</w:t>
      </w:r>
    </w:p>
    <w:p w14:paraId="63ECC97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0DF96E3D"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return</w:t>
      </w:r>
      <w:r w:rsidRPr="00E95636">
        <w:rPr>
          <w:rFonts w:cstheme="minorHAnsi"/>
          <w:color w:val="000000"/>
          <w:lang w:val="en-US"/>
        </w:rPr>
        <w:t xml:space="preserve"> data </w:t>
      </w:r>
      <w:r w:rsidRPr="00E95636">
        <w:rPr>
          <w:rFonts w:cstheme="minorHAnsi"/>
          <w:color w:val="0000FF"/>
          <w:lang w:val="en-US"/>
        </w:rPr>
        <w:t>is</w:t>
      </w:r>
      <w:r w:rsidRPr="00E95636">
        <w:rPr>
          <w:rFonts w:cstheme="minorHAnsi"/>
          <w:color w:val="000000"/>
          <w:lang w:val="en-US"/>
        </w:rPr>
        <w:t xml:space="preserve"> </w:t>
      </w:r>
      <w:proofErr w:type="spellStart"/>
      <w:r w:rsidRPr="00E95636">
        <w:rPr>
          <w:rFonts w:cstheme="minorHAnsi"/>
          <w:color w:val="000000"/>
          <w:lang w:val="en-US"/>
        </w:rPr>
        <w:t>ProgressBarColumn</w:t>
      </w:r>
      <w:proofErr w:type="spellEnd"/>
      <w:r w:rsidRPr="00E95636">
        <w:rPr>
          <w:rFonts w:cstheme="minorHAnsi"/>
          <w:color w:val="000000"/>
          <w:lang w:val="en-US"/>
        </w:rPr>
        <w:t xml:space="preserve"> &amp;&amp; context </w:t>
      </w:r>
      <w:r w:rsidRPr="00E95636">
        <w:rPr>
          <w:rFonts w:cstheme="minorHAnsi"/>
          <w:color w:val="0000FF"/>
          <w:lang w:val="en-US"/>
        </w:rPr>
        <w:t>is</w:t>
      </w:r>
      <w:r w:rsidRPr="00E95636">
        <w:rPr>
          <w:rFonts w:cstheme="minorHAnsi"/>
          <w:color w:val="000000"/>
          <w:lang w:val="en-US"/>
        </w:rPr>
        <w:t xml:space="preserve"> </w:t>
      </w:r>
      <w:proofErr w:type="spellStart"/>
      <w:r w:rsidRPr="00E95636">
        <w:rPr>
          <w:rFonts w:cstheme="minorHAnsi"/>
          <w:color w:val="000000"/>
          <w:lang w:val="en-US"/>
        </w:rPr>
        <w:t>GridDataRowElement</w:t>
      </w:r>
      <w:proofErr w:type="spellEnd"/>
      <w:r w:rsidRPr="00E95636">
        <w:rPr>
          <w:rFonts w:cstheme="minorHAnsi"/>
          <w:color w:val="000000"/>
          <w:lang w:val="en-US"/>
        </w:rPr>
        <w:t>;</w:t>
      </w:r>
    </w:p>
    <w:p w14:paraId="3506E0BE" w14:textId="77777777" w:rsidR="002507F4" w:rsidRPr="00E95636" w:rsidRDefault="002507F4" w:rsidP="002507F4">
      <w:pPr>
        <w:autoSpaceDE w:val="0"/>
        <w:autoSpaceDN w:val="0"/>
        <w:adjustRightInd w:val="0"/>
        <w:spacing w:after="0" w:line="240" w:lineRule="auto"/>
        <w:rPr>
          <w:rFonts w:cstheme="minorHAnsi"/>
          <w:color w:val="000000"/>
        </w:rPr>
      </w:pPr>
      <w:r w:rsidRPr="00E95636">
        <w:rPr>
          <w:rFonts w:cstheme="minorHAnsi"/>
          <w:color w:val="000000"/>
          <w:lang w:val="en-US"/>
        </w:rPr>
        <w:t xml:space="preserve">            </w:t>
      </w:r>
      <w:r w:rsidRPr="00E95636">
        <w:rPr>
          <w:rFonts w:cstheme="minorHAnsi"/>
          <w:color w:val="000000"/>
        </w:rPr>
        <w:t>}</w:t>
      </w:r>
    </w:p>
    <w:p w14:paraId="66BA31A1" w14:textId="25AFB653" w:rsidR="002507F4" w:rsidRDefault="002507F4" w:rsidP="002507F4">
      <w:pPr>
        <w:rPr>
          <w:rFonts w:cstheme="minorHAnsi"/>
          <w:color w:val="000000"/>
        </w:rPr>
      </w:pPr>
      <w:r w:rsidRPr="00E95636">
        <w:rPr>
          <w:rFonts w:cstheme="minorHAnsi"/>
          <w:color w:val="000000"/>
        </w:rPr>
        <w:t xml:space="preserve">        }</w:t>
      </w:r>
    </w:p>
    <w:p w14:paraId="31DEBDF6" w14:textId="77777777" w:rsidR="002507F4" w:rsidRDefault="002507F4" w:rsidP="002507F4">
      <w:pPr>
        <w:rPr>
          <w:rFonts w:cstheme="minorHAnsi"/>
          <w:color w:val="000000"/>
        </w:rPr>
      </w:pPr>
    </w:p>
    <w:p w14:paraId="492A4322" w14:textId="77777777" w:rsidR="002507F4" w:rsidRDefault="002507F4" w:rsidP="002507F4">
      <w:pPr>
        <w:rPr>
          <w:rFonts w:cstheme="minorHAnsi"/>
          <w:color w:val="000000"/>
        </w:rPr>
      </w:pPr>
    </w:p>
    <w:p w14:paraId="755E551A" w14:textId="77777777" w:rsidR="002507F4" w:rsidRDefault="002507F4" w:rsidP="002507F4">
      <w:pPr>
        <w:rPr>
          <w:rFonts w:cstheme="minorHAnsi"/>
          <w:color w:val="000000"/>
        </w:rPr>
      </w:pPr>
    </w:p>
    <w:p w14:paraId="3EF3B9E9" w14:textId="77777777" w:rsidR="002507F4" w:rsidRPr="00912F88" w:rsidRDefault="002507F4" w:rsidP="002507F4">
      <w:pPr>
        <w:rPr>
          <w:rFonts w:cstheme="minorHAnsi"/>
          <w:color w:val="000000"/>
        </w:rPr>
      </w:pPr>
    </w:p>
    <w:p w14:paraId="71BDD2F8" w14:textId="77777777" w:rsidR="002507F4" w:rsidRPr="00E95636" w:rsidRDefault="002507F4" w:rsidP="002507F4">
      <w:pPr>
        <w:rPr>
          <w:rFonts w:cstheme="minorHAnsi"/>
          <w:b/>
          <w:bCs/>
          <w:color w:val="000000"/>
        </w:rPr>
      </w:pPr>
      <w:r w:rsidRPr="00E95636">
        <w:rPr>
          <w:rFonts w:cstheme="minorHAnsi"/>
          <w:b/>
          <w:bCs/>
          <w:color w:val="000000"/>
        </w:rPr>
        <w:t>Vista final:</w:t>
      </w:r>
    </w:p>
    <w:p w14:paraId="4E5F01E6" w14:textId="77777777" w:rsidR="002507F4" w:rsidRDefault="002507F4" w:rsidP="002507F4">
      <w:pPr>
        <w:rPr>
          <w:rFonts w:ascii="Consolas" w:hAnsi="Consolas" w:cs="Consolas"/>
          <w:b/>
          <w:color w:val="000000"/>
          <w:szCs w:val="19"/>
          <w:u w:val="single"/>
        </w:rPr>
      </w:pPr>
      <w:r>
        <w:rPr>
          <w:noProof/>
          <w:lang w:eastAsia="es-ES"/>
        </w:rPr>
        <w:drawing>
          <wp:inline distT="0" distB="0" distL="0" distR="0" wp14:anchorId="3295DB32" wp14:editId="3A06CE6D">
            <wp:extent cx="280979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0860" cy="2316353"/>
                    </a:xfrm>
                    <a:prstGeom prst="rect">
                      <a:avLst/>
                    </a:prstGeom>
                  </pic:spPr>
                </pic:pic>
              </a:graphicData>
            </a:graphic>
          </wp:inline>
        </w:drawing>
      </w:r>
    </w:p>
    <w:p w14:paraId="2DD8B5AA" w14:textId="77777777" w:rsidR="002507F4" w:rsidRDefault="002507F4" w:rsidP="002507F4">
      <w:pPr>
        <w:rPr>
          <w:rFonts w:ascii="Consolas" w:hAnsi="Consolas" w:cs="Consolas"/>
          <w:b/>
          <w:color w:val="000000"/>
          <w:szCs w:val="19"/>
          <w:u w:val="single"/>
        </w:rPr>
      </w:pPr>
    </w:p>
    <w:p w14:paraId="6DBDFDD1" w14:textId="77777777" w:rsidR="002507F4" w:rsidRPr="00B430C5" w:rsidRDefault="002507F4" w:rsidP="002507F4">
      <w:pPr>
        <w:pStyle w:val="Ttulo2"/>
      </w:pPr>
      <w:bookmarkStart w:id="37" w:name="_Toc42003170"/>
      <w:r>
        <w:t>Árbol de nodos</w:t>
      </w:r>
      <w:bookmarkEnd w:id="37"/>
    </w:p>
    <w:p w14:paraId="2FC89C6F" w14:textId="5A038DD8" w:rsidR="002507F4" w:rsidRPr="00B430C5" w:rsidRDefault="002507F4" w:rsidP="002507F4">
      <w:pPr>
        <w:rPr>
          <w:rFonts w:cstheme="minorHAnsi"/>
          <w:color w:val="000000"/>
          <w:szCs w:val="19"/>
        </w:rPr>
      </w:pPr>
      <w:r w:rsidRPr="00B430C5">
        <w:rPr>
          <w:rFonts w:cstheme="minorHAnsi"/>
          <w:color w:val="000000"/>
          <w:szCs w:val="19"/>
        </w:rPr>
        <w:t xml:space="preserve">La herramienta de </w:t>
      </w:r>
      <w:proofErr w:type="spellStart"/>
      <w:r w:rsidRPr="00B430C5">
        <w:rPr>
          <w:rFonts w:cstheme="minorHAnsi"/>
          <w:color w:val="000000"/>
          <w:szCs w:val="19"/>
        </w:rPr>
        <w:t>OrdenesRecogida</w:t>
      </w:r>
      <w:proofErr w:type="spellEnd"/>
      <w:r w:rsidRPr="00B430C5">
        <w:rPr>
          <w:rFonts w:cstheme="minorHAnsi"/>
          <w:color w:val="000000"/>
          <w:szCs w:val="19"/>
        </w:rPr>
        <w:t xml:space="preserve"> en su vista Ordenes de Carga contiene un árbol de nodos el cu</w:t>
      </w:r>
      <w:r>
        <w:rPr>
          <w:rFonts w:cstheme="minorHAnsi"/>
          <w:color w:val="000000"/>
          <w:szCs w:val="19"/>
        </w:rPr>
        <w:t>al debe de llenarse de manera ge</w:t>
      </w:r>
      <w:r w:rsidRPr="00B430C5">
        <w:rPr>
          <w:rFonts w:cstheme="minorHAnsi"/>
          <w:color w:val="000000"/>
          <w:szCs w:val="19"/>
        </w:rPr>
        <w:t>nérica(no sabemos cuántos niveles hay). Esto se hace mediante recursividad</w:t>
      </w:r>
      <w:r>
        <w:rPr>
          <w:rFonts w:cstheme="minorHAnsi"/>
          <w:color w:val="000000"/>
          <w:szCs w:val="19"/>
        </w:rPr>
        <w:t>, es decir, un método que se llama a sí mismo.</w:t>
      </w:r>
    </w:p>
    <w:p w14:paraId="67F31872" w14:textId="24C50A59" w:rsidR="002507F4" w:rsidRDefault="002507F4" w:rsidP="002507F4">
      <w:pPr>
        <w:ind w:left="708" w:hanging="708"/>
        <w:rPr>
          <w:rFonts w:ascii="Consolas" w:hAnsi="Consolas" w:cs="Consolas"/>
          <w:b/>
          <w:color w:val="000000"/>
          <w:szCs w:val="19"/>
        </w:rPr>
      </w:pPr>
      <w:r>
        <w:rPr>
          <w:noProof/>
          <w:lang w:eastAsia="es-ES"/>
        </w:rPr>
        <w:lastRenderedPageBreak/>
        <w:drawing>
          <wp:inline distT="0" distB="0" distL="0" distR="0" wp14:anchorId="322A0D75" wp14:editId="1252FD86">
            <wp:extent cx="5400040" cy="48590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977" cy="4859923"/>
                    </a:xfrm>
                    <a:prstGeom prst="rect">
                      <a:avLst/>
                    </a:prstGeom>
                  </pic:spPr>
                </pic:pic>
              </a:graphicData>
            </a:graphic>
          </wp:inline>
        </w:drawing>
      </w:r>
    </w:p>
    <w:p w14:paraId="02654332" w14:textId="10B718E5" w:rsidR="002507F4" w:rsidRDefault="002507F4" w:rsidP="002507F4">
      <w:pPr>
        <w:rPr>
          <w:rFonts w:cstheme="minorHAnsi"/>
          <w:color w:val="000000"/>
          <w:szCs w:val="19"/>
        </w:rPr>
      </w:pPr>
    </w:p>
    <w:p w14:paraId="5B42C67A" w14:textId="5D2766D8" w:rsidR="002507F4" w:rsidRDefault="002507F4" w:rsidP="002507F4">
      <w:pPr>
        <w:rPr>
          <w:rFonts w:cstheme="minorHAnsi"/>
          <w:color w:val="000000"/>
          <w:szCs w:val="19"/>
        </w:rPr>
      </w:pPr>
      <w:r>
        <w:rPr>
          <w:rFonts w:cstheme="minorHAnsi"/>
          <w:color w:val="000000"/>
          <w:szCs w:val="19"/>
        </w:rPr>
        <w:t>Este método(</w:t>
      </w:r>
      <w:proofErr w:type="spellStart"/>
      <w:r>
        <w:rPr>
          <w:rFonts w:cstheme="minorHAnsi"/>
          <w:color w:val="000000"/>
          <w:szCs w:val="19"/>
        </w:rPr>
        <w:t>cagaNodosArbol</w:t>
      </w:r>
      <w:proofErr w:type="spellEnd"/>
      <w:r>
        <w:rPr>
          <w:rFonts w:cstheme="minorHAnsi"/>
          <w:color w:val="000000"/>
          <w:szCs w:val="19"/>
        </w:rPr>
        <w:t xml:space="preserve">) se encuentra en la clase </w:t>
      </w:r>
      <w:proofErr w:type="spellStart"/>
      <w:r>
        <w:rPr>
          <w:rFonts w:cstheme="minorHAnsi"/>
          <w:color w:val="000000"/>
          <w:szCs w:val="19"/>
        </w:rPr>
        <w:t>RumTreeView</w:t>
      </w:r>
      <w:proofErr w:type="spellEnd"/>
      <w:r>
        <w:rPr>
          <w:rFonts w:cstheme="minorHAnsi"/>
          <w:color w:val="000000"/>
          <w:szCs w:val="19"/>
        </w:rPr>
        <w:t xml:space="preserve"> que se utiliza para construir el árbol. Esta clase al iniciarse recibe por parámetro el número del árbol  a cargar y el prefijo de la imagen del nodo (las imágenes se llaman nivel1,nivel2,nivel3.. por lo que el prefijo es “nivel” y para cada nodo le añadirá la imagen “</w:t>
      </w:r>
      <w:proofErr w:type="spellStart"/>
      <w:r>
        <w:rPr>
          <w:rFonts w:cstheme="minorHAnsi"/>
          <w:color w:val="000000"/>
          <w:szCs w:val="19"/>
        </w:rPr>
        <w:t>nivelX</w:t>
      </w:r>
      <w:proofErr w:type="spellEnd"/>
      <w:r>
        <w:rPr>
          <w:rFonts w:cstheme="minorHAnsi"/>
          <w:color w:val="000000"/>
          <w:szCs w:val="19"/>
        </w:rPr>
        <w:t>” siendo X el nivel del nodo.</w:t>
      </w:r>
    </w:p>
    <w:p w14:paraId="668C2F1E" w14:textId="55658D8E" w:rsidR="002507F4" w:rsidRDefault="002507F4" w:rsidP="002507F4">
      <w:pPr>
        <w:spacing w:after="0"/>
        <w:ind w:left="708" w:hanging="708"/>
        <w:rPr>
          <w:rFonts w:cstheme="minorHAnsi"/>
          <w:color w:val="000000"/>
          <w:szCs w:val="19"/>
        </w:rPr>
      </w:pPr>
      <w:r w:rsidRPr="00EC7005">
        <w:rPr>
          <w:rFonts w:cstheme="minorHAnsi"/>
          <w:color w:val="000000"/>
          <w:szCs w:val="19"/>
        </w:rPr>
        <w:t>Como el método se va a llamar a si mismo constantemente,</w:t>
      </w:r>
      <w:r>
        <w:rPr>
          <w:rFonts w:cstheme="minorHAnsi"/>
          <w:color w:val="000000"/>
          <w:szCs w:val="19"/>
        </w:rPr>
        <w:t xml:space="preserve"> </w:t>
      </w:r>
      <w:r w:rsidRPr="00EC7005">
        <w:rPr>
          <w:rFonts w:cstheme="minorHAnsi"/>
          <w:color w:val="000000"/>
          <w:szCs w:val="19"/>
        </w:rPr>
        <w:t xml:space="preserve">esto puede dar lugar a un bucle </w:t>
      </w:r>
    </w:p>
    <w:p w14:paraId="1FB7C574" w14:textId="33F4649E" w:rsidR="002507F4" w:rsidRDefault="002507F4" w:rsidP="002507F4">
      <w:pPr>
        <w:spacing w:after="0"/>
        <w:rPr>
          <w:rFonts w:cstheme="minorHAnsi"/>
          <w:color w:val="000000"/>
          <w:szCs w:val="19"/>
        </w:rPr>
      </w:pPr>
      <w:r w:rsidRPr="00EC7005">
        <w:rPr>
          <w:rFonts w:cstheme="minorHAnsi"/>
          <w:color w:val="000000"/>
          <w:szCs w:val="19"/>
        </w:rPr>
        <w:t>infinito,</w:t>
      </w:r>
      <w:r>
        <w:rPr>
          <w:rFonts w:cstheme="minorHAnsi"/>
          <w:color w:val="000000"/>
          <w:szCs w:val="19"/>
        </w:rPr>
        <w:t xml:space="preserve"> </w:t>
      </w:r>
      <w:r w:rsidRPr="00EC7005">
        <w:rPr>
          <w:rFonts w:cstheme="minorHAnsi"/>
          <w:color w:val="000000"/>
          <w:szCs w:val="19"/>
        </w:rPr>
        <w:t xml:space="preserve">por lo que es importante tener una condición de salida, en este caso la condición de </w:t>
      </w:r>
    </w:p>
    <w:p w14:paraId="2AF87914" w14:textId="681EA724" w:rsidR="002507F4" w:rsidRDefault="002507F4" w:rsidP="002507F4">
      <w:pPr>
        <w:spacing w:after="0"/>
        <w:rPr>
          <w:rFonts w:cstheme="minorHAnsi"/>
          <w:color w:val="000000"/>
          <w:szCs w:val="19"/>
        </w:rPr>
      </w:pPr>
      <w:r w:rsidRPr="00EC7005">
        <w:rPr>
          <w:rFonts w:cstheme="minorHAnsi"/>
          <w:color w:val="000000"/>
          <w:szCs w:val="19"/>
        </w:rPr>
        <w:t xml:space="preserve">salida es el </w:t>
      </w:r>
      <w:proofErr w:type="spellStart"/>
      <w:r w:rsidRPr="00EC7005">
        <w:rPr>
          <w:rFonts w:cstheme="minorHAnsi"/>
          <w:color w:val="000000"/>
          <w:szCs w:val="19"/>
        </w:rPr>
        <w:t>NivelMaximo</w:t>
      </w:r>
      <w:proofErr w:type="spellEnd"/>
      <w:r w:rsidRPr="00EC7005">
        <w:rPr>
          <w:rFonts w:cstheme="minorHAnsi"/>
          <w:color w:val="000000"/>
          <w:szCs w:val="19"/>
        </w:rPr>
        <w:t xml:space="preserve"> de nodos.</w:t>
      </w:r>
    </w:p>
    <w:p w14:paraId="4BA15D29" w14:textId="77777777" w:rsidR="002507F4" w:rsidRDefault="002507F4" w:rsidP="002507F4">
      <w:pPr>
        <w:spacing w:after="0"/>
        <w:rPr>
          <w:rFonts w:cstheme="minorHAnsi"/>
          <w:color w:val="000000"/>
          <w:szCs w:val="19"/>
        </w:rPr>
      </w:pPr>
    </w:p>
    <w:p w14:paraId="087FCEEE" w14:textId="77777777" w:rsidR="002507F4" w:rsidRDefault="002507F4" w:rsidP="002507F4">
      <w:pPr>
        <w:spacing w:after="0"/>
        <w:rPr>
          <w:rFonts w:cstheme="minorHAnsi"/>
          <w:color w:val="000000"/>
          <w:szCs w:val="19"/>
        </w:rPr>
      </w:pPr>
    </w:p>
    <w:p w14:paraId="2A323C8E" w14:textId="77777777" w:rsidR="002507F4" w:rsidRDefault="002507F4" w:rsidP="002507F4">
      <w:pPr>
        <w:spacing w:after="0"/>
        <w:rPr>
          <w:rFonts w:cstheme="minorHAnsi"/>
          <w:color w:val="000000"/>
          <w:szCs w:val="19"/>
        </w:rPr>
      </w:pPr>
    </w:p>
    <w:p w14:paraId="6449E0FC" w14:textId="77777777" w:rsidR="002507F4" w:rsidRPr="00EC7005" w:rsidRDefault="002507F4" w:rsidP="002507F4">
      <w:pPr>
        <w:spacing w:after="0"/>
        <w:rPr>
          <w:rFonts w:cstheme="minorHAnsi"/>
          <w:color w:val="000000"/>
          <w:szCs w:val="19"/>
        </w:rPr>
      </w:pPr>
    </w:p>
    <w:p w14:paraId="52730EAE" w14:textId="77777777" w:rsidR="002507F4" w:rsidRDefault="002507F4" w:rsidP="002507F4">
      <w:pPr>
        <w:spacing w:after="0"/>
        <w:ind w:left="708" w:hanging="708"/>
        <w:rPr>
          <w:rFonts w:cstheme="minorHAnsi"/>
          <w:color w:val="000000"/>
          <w:szCs w:val="19"/>
        </w:rPr>
      </w:pPr>
      <w:r w:rsidRPr="00EC7005">
        <w:rPr>
          <w:rFonts w:cstheme="minorHAnsi"/>
          <w:color w:val="000000"/>
          <w:szCs w:val="19"/>
        </w:rPr>
        <w:t xml:space="preserve">Este árbol carga sus nodos de </w:t>
      </w:r>
      <w:proofErr w:type="spellStart"/>
      <w:r w:rsidRPr="00EC7005">
        <w:rPr>
          <w:rFonts w:cstheme="minorHAnsi"/>
          <w:color w:val="000000"/>
          <w:szCs w:val="19"/>
        </w:rPr>
        <w:t>RUMARBOLLIN,concretamente</w:t>
      </w:r>
      <w:proofErr w:type="spellEnd"/>
      <w:r w:rsidRPr="00EC7005">
        <w:rPr>
          <w:rFonts w:cstheme="minorHAnsi"/>
          <w:color w:val="000000"/>
          <w:szCs w:val="19"/>
        </w:rPr>
        <w:t xml:space="preserve"> de</w:t>
      </w:r>
      <w:r>
        <w:rPr>
          <w:rFonts w:cstheme="minorHAnsi"/>
          <w:color w:val="000000"/>
          <w:szCs w:val="19"/>
        </w:rPr>
        <w:t>l número 7. Para saber el nivel</w:t>
      </w:r>
    </w:p>
    <w:p w14:paraId="1949AC51" w14:textId="41C4C7AE" w:rsidR="002507F4" w:rsidRPr="00EC7005" w:rsidRDefault="002507F4" w:rsidP="002507F4">
      <w:pPr>
        <w:spacing w:after="0"/>
        <w:ind w:left="708" w:hanging="708"/>
        <w:rPr>
          <w:rFonts w:cstheme="minorHAnsi"/>
          <w:color w:val="000000"/>
          <w:szCs w:val="19"/>
        </w:rPr>
      </w:pPr>
      <w:r w:rsidRPr="00EC7005">
        <w:rPr>
          <w:rFonts w:cstheme="minorHAnsi"/>
          <w:color w:val="000000"/>
          <w:szCs w:val="19"/>
        </w:rPr>
        <w:t xml:space="preserve">máximo del árbol lo busca y hace un </w:t>
      </w:r>
      <w:proofErr w:type="spellStart"/>
      <w:r w:rsidRPr="00EC7005">
        <w:rPr>
          <w:rFonts w:cstheme="minorHAnsi"/>
          <w:color w:val="000000"/>
          <w:szCs w:val="19"/>
        </w:rPr>
        <w:t>count</w:t>
      </w:r>
      <w:proofErr w:type="spellEnd"/>
      <w:r w:rsidRPr="00EC7005">
        <w:rPr>
          <w:rFonts w:cstheme="minorHAnsi"/>
          <w:color w:val="000000"/>
          <w:szCs w:val="19"/>
        </w:rPr>
        <w:t>,</w:t>
      </w:r>
      <w:r>
        <w:rPr>
          <w:rFonts w:cstheme="minorHAnsi"/>
          <w:color w:val="000000"/>
          <w:szCs w:val="19"/>
        </w:rPr>
        <w:t xml:space="preserve"> </w:t>
      </w:r>
      <w:r w:rsidRPr="00EC7005">
        <w:rPr>
          <w:rFonts w:cstheme="minorHAnsi"/>
          <w:color w:val="000000"/>
          <w:szCs w:val="19"/>
        </w:rPr>
        <w:t>ya que cada fila representa un nodo.</w:t>
      </w:r>
    </w:p>
    <w:p w14:paraId="5F3DB932" w14:textId="352D4696" w:rsidR="002507F4" w:rsidRDefault="002507F4" w:rsidP="002507F4">
      <w:pPr>
        <w:spacing w:after="0"/>
        <w:ind w:left="708" w:hanging="708"/>
        <w:rPr>
          <w:rFonts w:cstheme="minorHAnsi"/>
          <w:color w:val="000000"/>
          <w:szCs w:val="19"/>
        </w:rPr>
      </w:pPr>
      <w:r w:rsidRPr="00EC7005">
        <w:rPr>
          <w:rFonts w:cstheme="minorHAnsi"/>
          <w:color w:val="000000"/>
          <w:szCs w:val="19"/>
        </w:rPr>
        <w:t xml:space="preserve">Las consultas SQL necesitan saber </w:t>
      </w:r>
      <w:proofErr w:type="spellStart"/>
      <w:r w:rsidRPr="00EC7005">
        <w:rPr>
          <w:rFonts w:cstheme="minorHAnsi"/>
          <w:color w:val="000000"/>
          <w:szCs w:val="19"/>
        </w:rPr>
        <w:t>cual</w:t>
      </w:r>
      <w:proofErr w:type="spellEnd"/>
      <w:r w:rsidRPr="00EC7005">
        <w:rPr>
          <w:rFonts w:cstheme="minorHAnsi"/>
          <w:color w:val="000000"/>
          <w:szCs w:val="19"/>
        </w:rPr>
        <w:t xml:space="preserve"> es el</w:t>
      </w:r>
      <w:r>
        <w:rPr>
          <w:rFonts w:cstheme="minorHAnsi"/>
          <w:color w:val="000000"/>
          <w:szCs w:val="19"/>
        </w:rPr>
        <w:t xml:space="preserve"> nodo</w:t>
      </w:r>
      <w:r w:rsidRPr="00EC7005">
        <w:rPr>
          <w:rFonts w:cstheme="minorHAnsi"/>
          <w:color w:val="000000"/>
          <w:szCs w:val="19"/>
        </w:rPr>
        <w:t xml:space="preserve"> padre,</w:t>
      </w:r>
      <w:r>
        <w:rPr>
          <w:rFonts w:cstheme="minorHAnsi"/>
          <w:color w:val="000000"/>
          <w:szCs w:val="19"/>
        </w:rPr>
        <w:t xml:space="preserve"> </w:t>
      </w:r>
      <w:r w:rsidRPr="00EC7005">
        <w:rPr>
          <w:rFonts w:cstheme="minorHAnsi"/>
          <w:color w:val="000000"/>
          <w:szCs w:val="19"/>
        </w:rPr>
        <w:t xml:space="preserve">por ello estas consultas llevan entre </w:t>
      </w:r>
    </w:p>
    <w:p w14:paraId="577AC64D" w14:textId="77777777" w:rsidR="002507F4" w:rsidRDefault="002507F4" w:rsidP="002507F4">
      <w:pPr>
        <w:spacing w:after="0"/>
        <w:ind w:left="708" w:hanging="708"/>
        <w:rPr>
          <w:rFonts w:cstheme="minorHAnsi"/>
          <w:color w:val="000000"/>
          <w:szCs w:val="19"/>
        </w:rPr>
      </w:pPr>
      <w:r w:rsidRPr="00EC7005">
        <w:rPr>
          <w:rFonts w:cstheme="minorHAnsi"/>
          <w:color w:val="000000"/>
          <w:szCs w:val="19"/>
        </w:rPr>
        <w:t xml:space="preserve">corchetes el </w:t>
      </w:r>
      <w:proofErr w:type="spellStart"/>
      <w:r w:rsidRPr="00EC7005">
        <w:rPr>
          <w:rFonts w:cstheme="minorHAnsi"/>
          <w:color w:val="000000"/>
          <w:szCs w:val="19"/>
        </w:rPr>
        <w:t>árbol,el</w:t>
      </w:r>
      <w:proofErr w:type="spellEnd"/>
      <w:r w:rsidRPr="00EC7005">
        <w:rPr>
          <w:rFonts w:cstheme="minorHAnsi"/>
          <w:color w:val="000000"/>
          <w:szCs w:val="19"/>
        </w:rPr>
        <w:t xml:space="preserve"> nodo y la columna, </w:t>
      </w:r>
      <w:proofErr w:type="spellStart"/>
      <w:r w:rsidRPr="00EC7005">
        <w:rPr>
          <w:rFonts w:cstheme="minorHAnsi"/>
          <w:color w:val="000000"/>
          <w:szCs w:val="19"/>
        </w:rPr>
        <w:t>ej:WHERE</w:t>
      </w:r>
      <w:proofErr w:type="spellEnd"/>
      <w:r w:rsidRPr="00EC7005">
        <w:rPr>
          <w:rFonts w:cstheme="minorHAnsi"/>
          <w:color w:val="000000"/>
          <w:szCs w:val="19"/>
        </w:rPr>
        <w:t xml:space="preserve"> IDRUTA=[7.1.IDRUTA] Del árbol 7,nivel de </w:t>
      </w:r>
    </w:p>
    <w:p w14:paraId="11E703DF" w14:textId="6BD3C69A" w:rsidR="002507F4" w:rsidRDefault="002507F4" w:rsidP="002507F4">
      <w:pPr>
        <w:ind w:left="708" w:hanging="708"/>
        <w:rPr>
          <w:rFonts w:cstheme="minorHAnsi"/>
          <w:color w:val="000000"/>
          <w:szCs w:val="19"/>
        </w:rPr>
      </w:pPr>
      <w:r w:rsidRPr="00EC7005">
        <w:rPr>
          <w:rFonts w:cstheme="minorHAnsi"/>
          <w:color w:val="000000"/>
          <w:szCs w:val="19"/>
        </w:rPr>
        <w:t>nodo 1,s</w:t>
      </w:r>
      <w:r>
        <w:rPr>
          <w:rFonts w:cstheme="minorHAnsi"/>
          <w:color w:val="000000"/>
          <w:szCs w:val="19"/>
        </w:rPr>
        <w:t>u IDRUTA.</w:t>
      </w:r>
    </w:p>
    <w:p w14:paraId="38842A62" w14:textId="3F21A396" w:rsidR="002507F4" w:rsidRDefault="002507F4" w:rsidP="002507F4">
      <w:pPr>
        <w:rPr>
          <w:rFonts w:cstheme="minorHAnsi"/>
          <w:color w:val="000000"/>
          <w:szCs w:val="19"/>
        </w:rPr>
      </w:pPr>
      <w:r w:rsidRPr="00EC7005">
        <w:rPr>
          <w:rFonts w:cstheme="minorHAnsi"/>
          <w:color w:val="000000"/>
          <w:szCs w:val="19"/>
        </w:rPr>
        <w:t xml:space="preserve">Esto se sustituye en la ejecución mediante el método </w:t>
      </w:r>
      <w:proofErr w:type="spellStart"/>
      <w:r>
        <w:rPr>
          <w:rFonts w:cstheme="minorHAnsi"/>
          <w:color w:val="000000"/>
          <w:szCs w:val="19"/>
        </w:rPr>
        <w:t>sustituirV</w:t>
      </w:r>
      <w:r w:rsidRPr="00EC7005">
        <w:rPr>
          <w:rFonts w:cstheme="minorHAnsi"/>
          <w:color w:val="000000"/>
          <w:szCs w:val="19"/>
        </w:rPr>
        <w:t>alores</w:t>
      </w:r>
      <w:proofErr w:type="spellEnd"/>
      <w:r w:rsidRPr="00EC7005">
        <w:rPr>
          <w:rFonts w:cstheme="minorHAnsi"/>
          <w:color w:val="000000"/>
          <w:szCs w:val="19"/>
        </w:rPr>
        <w:t>.</w:t>
      </w:r>
      <w:r>
        <w:rPr>
          <w:rFonts w:cstheme="minorHAnsi"/>
          <w:color w:val="000000"/>
          <w:szCs w:val="19"/>
        </w:rPr>
        <w:t xml:space="preserve"> </w:t>
      </w:r>
      <w:r w:rsidRPr="00EC7005">
        <w:rPr>
          <w:rFonts w:cstheme="minorHAnsi"/>
          <w:color w:val="000000"/>
          <w:szCs w:val="19"/>
        </w:rPr>
        <w:t>La primera vez que se ejecute el método no pasará por ese trozo del código ya que el primer nivel no tiene padre,</w:t>
      </w:r>
      <w:r>
        <w:rPr>
          <w:rFonts w:cstheme="minorHAnsi"/>
          <w:color w:val="000000"/>
          <w:szCs w:val="19"/>
        </w:rPr>
        <w:t xml:space="preserve"> </w:t>
      </w:r>
      <w:r w:rsidRPr="00EC7005">
        <w:rPr>
          <w:rFonts w:cstheme="minorHAnsi"/>
          <w:color w:val="000000"/>
          <w:szCs w:val="19"/>
        </w:rPr>
        <w:t xml:space="preserve">a </w:t>
      </w:r>
      <w:r w:rsidRPr="00EC7005">
        <w:rPr>
          <w:rFonts w:cstheme="minorHAnsi"/>
          <w:color w:val="000000"/>
          <w:szCs w:val="19"/>
        </w:rPr>
        <w:lastRenderedPageBreak/>
        <w:t>partir de ahí cada vez que se ejecute sustituirá la parte de los corchetes por su valor real, en el caso del ejemplo el IDRUTA del nodo anterior.</w:t>
      </w:r>
    </w:p>
    <w:p w14:paraId="4F469A5C" w14:textId="18802259" w:rsidR="002507F4" w:rsidRPr="00EC7005" w:rsidRDefault="002507F4" w:rsidP="002507F4">
      <w:pPr>
        <w:rPr>
          <w:rFonts w:cstheme="minorHAnsi"/>
          <w:color w:val="000000"/>
          <w:szCs w:val="19"/>
        </w:rPr>
      </w:pPr>
      <w:r>
        <w:rPr>
          <w:rFonts w:cstheme="minorHAnsi"/>
          <w:color w:val="000000"/>
          <w:szCs w:val="19"/>
        </w:rPr>
        <w:t>Esto se va ejecutando constantemente hasta que llegue al nivel máximo de nodos, tras lo cual no pasará por la condición y saldrá del bucle.</w:t>
      </w:r>
    </w:p>
    <w:p w14:paraId="5F836856" w14:textId="77777777" w:rsidR="002507F4" w:rsidRDefault="002507F4" w:rsidP="002507F4">
      <w:pPr>
        <w:rPr>
          <w:rFonts w:ascii="Consolas" w:hAnsi="Consolas" w:cs="Consolas"/>
          <w:b/>
          <w:color w:val="000000"/>
          <w:szCs w:val="19"/>
        </w:rPr>
      </w:pPr>
    </w:p>
    <w:p w14:paraId="56C4180B" w14:textId="7F802F3D" w:rsidR="002507F4" w:rsidRPr="00CF05ED" w:rsidRDefault="002507F4" w:rsidP="002507F4">
      <w:pPr>
        <w:pStyle w:val="Ttulo2"/>
      </w:pPr>
      <w:bookmarkStart w:id="38" w:name="_Toc42003171"/>
      <w:r w:rsidRPr="00CF05ED">
        <w:t>Lenguaje</w:t>
      </w:r>
      <w:bookmarkEnd w:id="38"/>
    </w:p>
    <w:p w14:paraId="497097E6" w14:textId="215BFBBB" w:rsidR="002507F4" w:rsidRDefault="002507F4" w:rsidP="002507F4">
      <w:pPr>
        <w:rPr>
          <w:rFonts w:cstheme="minorHAnsi"/>
        </w:rPr>
      </w:pPr>
      <w:r>
        <w:rPr>
          <w:rFonts w:cstheme="minorHAnsi"/>
        </w:rPr>
        <w:t xml:space="preserve">Para realizar la traducción se usa la </w:t>
      </w:r>
      <w:proofErr w:type="spellStart"/>
      <w:r>
        <w:rPr>
          <w:rFonts w:cstheme="minorHAnsi"/>
        </w:rPr>
        <w:t>dll</w:t>
      </w:r>
      <w:proofErr w:type="spellEnd"/>
      <w:r>
        <w:rPr>
          <w:rFonts w:cstheme="minorHAnsi"/>
        </w:rPr>
        <w:t xml:space="preserve"> </w:t>
      </w:r>
      <w:proofErr w:type="spellStart"/>
      <w:r>
        <w:rPr>
          <w:rFonts w:cstheme="minorHAnsi"/>
        </w:rPr>
        <w:t>Rumbo.Core.Lenguajes</w:t>
      </w:r>
      <w:proofErr w:type="spellEnd"/>
      <w:r>
        <w:rPr>
          <w:rFonts w:cstheme="minorHAnsi"/>
        </w:rPr>
        <w:t xml:space="preserve"> (este nombre podría cambiar) proporcionada por nuestro compañero </w:t>
      </w:r>
      <w:proofErr w:type="spellStart"/>
      <w:r>
        <w:rPr>
          <w:rFonts w:cstheme="minorHAnsi"/>
        </w:rPr>
        <w:t>Javi.Con</w:t>
      </w:r>
      <w:proofErr w:type="spellEnd"/>
      <w:r>
        <w:rPr>
          <w:rFonts w:cstheme="minorHAnsi"/>
        </w:rPr>
        <w:t xml:space="preserve"> la </w:t>
      </w:r>
      <w:proofErr w:type="spellStart"/>
      <w:r>
        <w:rPr>
          <w:rFonts w:cstheme="minorHAnsi"/>
        </w:rPr>
        <w:t>dll</w:t>
      </w:r>
      <w:proofErr w:type="spellEnd"/>
      <w:r>
        <w:rPr>
          <w:rFonts w:cstheme="minorHAnsi"/>
        </w:rPr>
        <w:t xml:space="preserve"> incluida en el proyecto lo primero será decir en la clase </w:t>
      </w:r>
      <w:proofErr w:type="spellStart"/>
      <w:r>
        <w:rPr>
          <w:rFonts w:cstheme="minorHAnsi"/>
        </w:rPr>
        <w:t>program,es</w:t>
      </w:r>
      <w:proofErr w:type="spellEnd"/>
      <w:r>
        <w:rPr>
          <w:rFonts w:cstheme="minorHAnsi"/>
        </w:rPr>
        <w:t xml:space="preserve"> decir la primera que se </w:t>
      </w:r>
      <w:proofErr w:type="spellStart"/>
      <w:r>
        <w:rPr>
          <w:rFonts w:cstheme="minorHAnsi"/>
        </w:rPr>
        <w:t>ejecuta,el</w:t>
      </w:r>
      <w:proofErr w:type="spellEnd"/>
      <w:r>
        <w:rPr>
          <w:rFonts w:cstheme="minorHAnsi"/>
        </w:rPr>
        <w:t xml:space="preserve"> </w:t>
      </w:r>
      <w:proofErr w:type="spellStart"/>
      <w:r>
        <w:rPr>
          <w:rFonts w:cstheme="minorHAnsi"/>
        </w:rPr>
        <w:t>path</w:t>
      </w:r>
      <w:proofErr w:type="spellEnd"/>
      <w:r>
        <w:rPr>
          <w:rFonts w:cstheme="minorHAnsi"/>
        </w:rPr>
        <w:t xml:space="preserve"> donde se encuentra el fichero de traducciones. Este fichero se encuentra en </w:t>
      </w:r>
      <w:r w:rsidRPr="001B415D">
        <w:rPr>
          <w:rFonts w:cstheme="minorHAnsi"/>
        </w:rPr>
        <w:t>X:\Lenguajes</w:t>
      </w:r>
      <w:r>
        <w:rPr>
          <w:rFonts w:cstheme="minorHAnsi"/>
        </w:rPr>
        <w:t xml:space="preserve">. Actualmente el fichero se está copiando de manera local al proyecto y el </w:t>
      </w:r>
      <w:proofErr w:type="spellStart"/>
      <w:r>
        <w:rPr>
          <w:rFonts w:cstheme="minorHAnsi"/>
        </w:rPr>
        <w:t>path</w:t>
      </w:r>
      <w:proofErr w:type="spellEnd"/>
      <w:r>
        <w:rPr>
          <w:rFonts w:cstheme="minorHAnsi"/>
        </w:rPr>
        <w:t xml:space="preserve"> está apuntando a la misma </w:t>
      </w:r>
      <w:proofErr w:type="spellStart"/>
      <w:r>
        <w:rPr>
          <w:rFonts w:cstheme="minorHAnsi"/>
        </w:rPr>
        <w:t>aplicación,por</w:t>
      </w:r>
      <w:proofErr w:type="spellEnd"/>
      <w:r>
        <w:rPr>
          <w:rFonts w:cstheme="minorHAnsi"/>
        </w:rPr>
        <w:t xml:space="preserve"> lo tanto debemos copiar manualmente el fichero para crear las versiones. No obstante si le instalamos la aplicación a nuestro compañero </w:t>
      </w:r>
      <w:proofErr w:type="spellStart"/>
      <w:r>
        <w:rPr>
          <w:rFonts w:cstheme="minorHAnsi"/>
        </w:rPr>
        <w:t>Mark,le</w:t>
      </w:r>
      <w:proofErr w:type="spellEnd"/>
      <w:r>
        <w:rPr>
          <w:rFonts w:cstheme="minorHAnsi"/>
        </w:rPr>
        <w:t xml:space="preserve"> pondremos el </w:t>
      </w:r>
      <w:proofErr w:type="spellStart"/>
      <w:r>
        <w:rPr>
          <w:rFonts w:cstheme="minorHAnsi"/>
        </w:rPr>
        <w:t>Path</w:t>
      </w:r>
      <w:proofErr w:type="spellEnd"/>
      <w:r>
        <w:rPr>
          <w:rFonts w:cstheme="minorHAnsi"/>
        </w:rPr>
        <w:t xml:space="preserve"> real en X para que pueda ver reflejados los cambios que hace en el fichero original.</w:t>
      </w:r>
    </w:p>
    <w:p w14:paraId="1D7B6199" w14:textId="4547EE49" w:rsidR="002507F4" w:rsidRDefault="002507F4" w:rsidP="002507F4">
      <w:pPr>
        <w:rPr>
          <w:rFonts w:cstheme="minorHAnsi"/>
        </w:rPr>
      </w:pPr>
      <w:r>
        <w:rPr>
          <w:rFonts w:cstheme="minorHAnsi"/>
        </w:rPr>
        <w:t xml:space="preserve">Con la </w:t>
      </w:r>
      <w:proofErr w:type="spellStart"/>
      <w:r>
        <w:rPr>
          <w:rFonts w:cstheme="minorHAnsi"/>
        </w:rPr>
        <w:t>dll</w:t>
      </w:r>
      <w:proofErr w:type="spellEnd"/>
      <w:r>
        <w:rPr>
          <w:rFonts w:cstheme="minorHAnsi"/>
        </w:rPr>
        <w:t xml:space="preserve"> añadida y el </w:t>
      </w:r>
      <w:proofErr w:type="spellStart"/>
      <w:r>
        <w:rPr>
          <w:rFonts w:cstheme="minorHAnsi"/>
        </w:rPr>
        <w:t>path</w:t>
      </w:r>
      <w:proofErr w:type="spellEnd"/>
      <w:r>
        <w:rPr>
          <w:rFonts w:cstheme="minorHAnsi"/>
        </w:rPr>
        <w:t xml:space="preserve"> </w:t>
      </w:r>
      <w:proofErr w:type="spellStart"/>
      <w:r>
        <w:rPr>
          <w:rFonts w:cstheme="minorHAnsi"/>
        </w:rPr>
        <w:t>configurado,usaremos</w:t>
      </w:r>
      <w:proofErr w:type="spellEnd"/>
      <w:r>
        <w:rPr>
          <w:rFonts w:cstheme="minorHAnsi"/>
        </w:rPr>
        <w:t xml:space="preserve"> </w:t>
      </w:r>
      <w:proofErr w:type="spellStart"/>
      <w:r>
        <w:rPr>
          <w:rFonts w:cstheme="minorHAnsi"/>
        </w:rPr>
        <w:t>Lenguaje.traduce</w:t>
      </w:r>
      <w:proofErr w:type="spellEnd"/>
      <w:r>
        <w:rPr>
          <w:rFonts w:cstheme="minorHAnsi"/>
        </w:rPr>
        <w:t xml:space="preserve">() pasándole el </w:t>
      </w:r>
      <w:proofErr w:type="spellStart"/>
      <w:r>
        <w:rPr>
          <w:rFonts w:cstheme="minorHAnsi"/>
        </w:rPr>
        <w:t>string</w:t>
      </w:r>
      <w:proofErr w:type="spellEnd"/>
      <w:r>
        <w:rPr>
          <w:rFonts w:cstheme="minorHAnsi"/>
        </w:rPr>
        <w:t xml:space="preserve"> a traducir cuando queramos traducir un </w:t>
      </w:r>
      <w:proofErr w:type="spellStart"/>
      <w:r>
        <w:rPr>
          <w:rFonts w:cstheme="minorHAnsi"/>
        </w:rPr>
        <w:t>control,en</w:t>
      </w:r>
      <w:proofErr w:type="spellEnd"/>
      <w:r>
        <w:rPr>
          <w:rFonts w:cstheme="minorHAnsi"/>
        </w:rPr>
        <w:t xml:space="preserve"> caso de que no encuentre traducción para esa </w:t>
      </w:r>
      <w:proofErr w:type="spellStart"/>
      <w:r>
        <w:rPr>
          <w:rFonts w:cstheme="minorHAnsi"/>
        </w:rPr>
        <w:t>string</w:t>
      </w:r>
      <w:proofErr w:type="spellEnd"/>
      <w:r>
        <w:rPr>
          <w:rFonts w:cstheme="minorHAnsi"/>
        </w:rPr>
        <w:t xml:space="preserve"> ,te devuelve el texto original. </w:t>
      </w:r>
    </w:p>
    <w:p w14:paraId="0EF323B0" w14:textId="6EDEE231" w:rsidR="002507F4" w:rsidRDefault="002507F4" w:rsidP="002507F4">
      <w:pPr>
        <w:rPr>
          <w:rFonts w:cstheme="minorHAnsi"/>
        </w:rPr>
      </w:pPr>
      <w:r>
        <w:rPr>
          <w:rFonts w:cstheme="minorHAnsi"/>
        </w:rPr>
        <w:t xml:space="preserve">Para no tener que llenar el proyecto de llamadas a la </w:t>
      </w:r>
      <w:proofErr w:type="spellStart"/>
      <w:r>
        <w:rPr>
          <w:rFonts w:cstheme="minorHAnsi"/>
        </w:rPr>
        <w:t>dll</w:t>
      </w:r>
      <w:proofErr w:type="spellEnd"/>
      <w:r>
        <w:rPr>
          <w:rFonts w:cstheme="minorHAnsi"/>
        </w:rPr>
        <w:t xml:space="preserve"> lo que hacemos es crear controles heredados de los controles de </w:t>
      </w:r>
      <w:proofErr w:type="spellStart"/>
      <w:r>
        <w:rPr>
          <w:rFonts w:cstheme="minorHAnsi"/>
        </w:rPr>
        <w:t>Telerik,sobreescribiendo</w:t>
      </w:r>
      <w:proofErr w:type="spellEnd"/>
      <w:r>
        <w:rPr>
          <w:rFonts w:cstheme="minorHAnsi"/>
        </w:rPr>
        <w:t xml:space="preserve"> el evento “Text” de manera que cada vez que le pongamos el texto a ese control llamará a la función de traducción de manera automática.</w:t>
      </w:r>
    </w:p>
    <w:p w14:paraId="29134A15" w14:textId="362ABFBD" w:rsidR="002507F4" w:rsidRDefault="002507F4" w:rsidP="002507F4">
      <w:pPr>
        <w:rPr>
          <w:rFonts w:cstheme="minorHAnsi"/>
        </w:rPr>
      </w:pPr>
      <w:r>
        <w:rPr>
          <w:noProof/>
          <w:lang w:eastAsia="es-ES"/>
        </w:rPr>
        <w:drawing>
          <wp:inline distT="0" distB="0" distL="0" distR="0" wp14:anchorId="14D4C41E" wp14:editId="41745C7C">
            <wp:extent cx="5400040" cy="28816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881630"/>
                    </a:xfrm>
                    <a:prstGeom prst="rect">
                      <a:avLst/>
                    </a:prstGeom>
                  </pic:spPr>
                </pic:pic>
              </a:graphicData>
            </a:graphic>
          </wp:inline>
        </w:drawing>
      </w:r>
    </w:p>
    <w:p w14:paraId="779872F9" w14:textId="76032D4F" w:rsidR="002507F4" w:rsidRDefault="002507F4" w:rsidP="002507F4">
      <w:pPr>
        <w:rPr>
          <w:rFonts w:cstheme="minorHAnsi"/>
        </w:rPr>
      </w:pPr>
      <w:r>
        <w:rPr>
          <w:rFonts w:cstheme="minorHAnsi"/>
        </w:rPr>
        <w:t xml:space="preserve">Ejemplo con </w:t>
      </w:r>
      <w:proofErr w:type="spellStart"/>
      <w:r>
        <w:rPr>
          <w:rFonts w:cstheme="minorHAnsi"/>
        </w:rPr>
        <w:t>RumButton</w:t>
      </w:r>
      <w:proofErr w:type="spellEnd"/>
      <w:r>
        <w:rPr>
          <w:rFonts w:cstheme="minorHAnsi"/>
        </w:rPr>
        <w:t xml:space="preserve"> que hereda de </w:t>
      </w:r>
      <w:proofErr w:type="spellStart"/>
      <w:r>
        <w:rPr>
          <w:rFonts w:cstheme="minorHAnsi"/>
        </w:rPr>
        <w:t>RadButton</w:t>
      </w:r>
      <w:proofErr w:type="spellEnd"/>
      <w:r>
        <w:rPr>
          <w:rFonts w:cstheme="minorHAnsi"/>
        </w:rPr>
        <w:t>:</w:t>
      </w:r>
    </w:p>
    <w:p w14:paraId="2E7FC05B" w14:textId="210A9379" w:rsidR="002507F4" w:rsidRDefault="002507F4" w:rsidP="002507F4">
      <w:pPr>
        <w:rPr>
          <w:rFonts w:cstheme="minorHAnsi"/>
        </w:rPr>
      </w:pPr>
      <w:r>
        <w:rPr>
          <w:noProof/>
          <w:lang w:eastAsia="es-ES"/>
        </w:rPr>
        <w:lastRenderedPageBreak/>
        <w:drawing>
          <wp:inline distT="0" distB="0" distL="0" distR="0" wp14:anchorId="280CD39F" wp14:editId="0F1F34AF">
            <wp:extent cx="4562475" cy="31051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2475" cy="3105150"/>
                    </a:xfrm>
                    <a:prstGeom prst="rect">
                      <a:avLst/>
                    </a:prstGeom>
                  </pic:spPr>
                </pic:pic>
              </a:graphicData>
            </a:graphic>
          </wp:inline>
        </w:drawing>
      </w:r>
    </w:p>
    <w:p w14:paraId="030EEE67" w14:textId="55EB217D" w:rsidR="002507F4" w:rsidRDefault="002507F4" w:rsidP="002507F4">
      <w:pPr>
        <w:rPr>
          <w:rFonts w:cstheme="minorHAnsi"/>
        </w:rPr>
      </w:pPr>
      <w:r>
        <w:rPr>
          <w:rFonts w:cstheme="minorHAnsi"/>
        </w:rPr>
        <w:t xml:space="preserve">De esta forma cuando queramos añadir un </w:t>
      </w:r>
      <w:proofErr w:type="spellStart"/>
      <w:r>
        <w:rPr>
          <w:rFonts w:cstheme="minorHAnsi"/>
        </w:rPr>
        <w:t>RadButton</w:t>
      </w:r>
      <w:proofErr w:type="spellEnd"/>
      <w:r>
        <w:rPr>
          <w:rFonts w:cstheme="minorHAnsi"/>
        </w:rPr>
        <w:t xml:space="preserve"> lo que haremos será añadir un </w:t>
      </w:r>
      <w:proofErr w:type="spellStart"/>
      <w:r>
        <w:rPr>
          <w:rFonts w:cstheme="minorHAnsi"/>
        </w:rPr>
        <w:t>RumButton</w:t>
      </w:r>
      <w:proofErr w:type="spellEnd"/>
      <w:r>
        <w:rPr>
          <w:rFonts w:cstheme="minorHAnsi"/>
        </w:rPr>
        <w:t xml:space="preserve"> que es lo mismo pero con la función de traducción.</w:t>
      </w:r>
    </w:p>
    <w:p w14:paraId="177746FD" w14:textId="5488E473" w:rsidR="002507F4" w:rsidRDefault="002507F4" w:rsidP="002507F4">
      <w:pPr>
        <w:rPr>
          <w:rFonts w:cstheme="minorHAnsi"/>
          <w:b/>
        </w:rPr>
      </w:pPr>
      <w:r w:rsidRPr="00776E7E">
        <w:rPr>
          <w:rFonts w:cstheme="minorHAnsi"/>
          <w:b/>
        </w:rPr>
        <w:t xml:space="preserve">Aviso: La clase de </w:t>
      </w:r>
      <w:proofErr w:type="spellStart"/>
      <w:r w:rsidRPr="00776E7E">
        <w:rPr>
          <w:rFonts w:cstheme="minorHAnsi"/>
          <w:b/>
        </w:rPr>
        <w:t>MessageBox</w:t>
      </w:r>
      <w:proofErr w:type="spellEnd"/>
      <w:r w:rsidRPr="00776E7E">
        <w:rPr>
          <w:rFonts w:cstheme="minorHAnsi"/>
          <w:b/>
        </w:rPr>
        <w:t xml:space="preserve"> </w:t>
      </w:r>
      <w:proofErr w:type="spellStart"/>
      <w:r w:rsidRPr="00776E7E">
        <w:rPr>
          <w:rFonts w:cstheme="minorHAnsi"/>
          <w:b/>
        </w:rPr>
        <w:t>aun</w:t>
      </w:r>
      <w:proofErr w:type="spellEnd"/>
      <w:r w:rsidRPr="00776E7E">
        <w:rPr>
          <w:rFonts w:cstheme="minorHAnsi"/>
          <w:b/>
        </w:rPr>
        <w:t xml:space="preserve"> no ha sido creada como control propio ya que está pendiente hacerla con </w:t>
      </w:r>
      <w:proofErr w:type="spellStart"/>
      <w:r w:rsidRPr="00776E7E">
        <w:rPr>
          <w:rFonts w:cstheme="minorHAnsi"/>
          <w:b/>
        </w:rPr>
        <w:t>mas</w:t>
      </w:r>
      <w:proofErr w:type="spellEnd"/>
      <w:r w:rsidRPr="00776E7E">
        <w:rPr>
          <w:rFonts w:cstheme="minorHAnsi"/>
          <w:b/>
        </w:rPr>
        <w:t xml:space="preserve"> funcionalidades que la traducción(por ejemplo botón de copiar texto) por lo que queda pendiente.</w:t>
      </w:r>
      <w:r>
        <w:rPr>
          <w:rFonts w:cstheme="minorHAnsi"/>
          <w:b/>
        </w:rPr>
        <w:t xml:space="preserve"> En este momento se llama a la función de traducción siempre que mostramos un </w:t>
      </w:r>
      <w:proofErr w:type="spellStart"/>
      <w:r>
        <w:rPr>
          <w:rFonts w:cstheme="minorHAnsi"/>
          <w:b/>
        </w:rPr>
        <w:t>MessageBox</w:t>
      </w:r>
      <w:proofErr w:type="spellEnd"/>
      <w:r>
        <w:rPr>
          <w:rFonts w:cstheme="minorHAnsi"/>
          <w:b/>
        </w:rPr>
        <w:t>.</w:t>
      </w:r>
    </w:p>
    <w:p w14:paraId="03C35F0E" w14:textId="77777777" w:rsidR="002507F4" w:rsidRDefault="002507F4" w:rsidP="002507F4">
      <w:pPr>
        <w:rPr>
          <w:rFonts w:cstheme="minorHAnsi"/>
          <w:b/>
        </w:rPr>
      </w:pPr>
    </w:p>
    <w:p w14:paraId="79223CD4" w14:textId="77777777" w:rsidR="002507F4" w:rsidRDefault="002507F4" w:rsidP="002507F4">
      <w:pPr>
        <w:rPr>
          <w:rFonts w:cstheme="minorHAnsi"/>
          <w:b/>
        </w:rPr>
      </w:pPr>
    </w:p>
    <w:p w14:paraId="443ACCC2" w14:textId="77777777" w:rsidR="002507F4" w:rsidRPr="00716C22" w:rsidRDefault="002507F4" w:rsidP="002507F4">
      <w:pPr>
        <w:rPr>
          <w:rFonts w:cstheme="minorHAnsi"/>
          <w:b/>
          <w:u w:val="single"/>
        </w:rPr>
      </w:pPr>
    </w:p>
    <w:p w14:paraId="4EBD861E" w14:textId="77777777" w:rsidR="002507F4" w:rsidRPr="00E555D9" w:rsidRDefault="002507F4" w:rsidP="002507F4">
      <w:pPr>
        <w:pStyle w:val="Ttulo2"/>
      </w:pPr>
      <w:bookmarkStart w:id="39" w:name="_Toc42003172"/>
      <w:r>
        <w:t>Colores en celdas dependiendo de su valor</w:t>
      </w:r>
      <w:bookmarkEnd w:id="39"/>
    </w:p>
    <w:p w14:paraId="12FC3389" w14:textId="77777777" w:rsidR="002507F4" w:rsidRDefault="002507F4" w:rsidP="002507F4">
      <w:pPr>
        <w:rPr>
          <w:rFonts w:ascii="Consolas" w:hAnsi="Consolas" w:cs="Consolas"/>
          <w:b/>
          <w:color w:val="000000"/>
          <w:szCs w:val="19"/>
        </w:rPr>
      </w:pPr>
    </w:p>
    <w:p w14:paraId="7051CFE1" w14:textId="77777777" w:rsidR="002507F4" w:rsidRDefault="002507F4" w:rsidP="002507F4">
      <w:pPr>
        <w:rPr>
          <w:rFonts w:ascii="Arial" w:hAnsi="Arial" w:cs="Arial"/>
          <w:bCs/>
          <w:color w:val="000000"/>
          <w:szCs w:val="19"/>
        </w:rPr>
      </w:pPr>
      <w:r w:rsidRPr="00E555D9">
        <w:rPr>
          <w:rFonts w:ascii="Arial" w:hAnsi="Arial" w:cs="Arial"/>
          <w:bCs/>
          <w:color w:val="000000"/>
          <w:szCs w:val="19"/>
        </w:rPr>
        <w:t xml:space="preserve">Para este ejemplo </w:t>
      </w:r>
      <w:r>
        <w:rPr>
          <w:rFonts w:ascii="Arial" w:hAnsi="Arial" w:cs="Arial"/>
          <w:bCs/>
          <w:color w:val="000000"/>
          <w:szCs w:val="19"/>
        </w:rPr>
        <w:t xml:space="preserve">usaremos el estado de las máquinas en </w:t>
      </w:r>
      <w:proofErr w:type="spellStart"/>
      <w:r>
        <w:rPr>
          <w:rFonts w:ascii="Arial" w:hAnsi="Arial" w:cs="Arial"/>
          <w:bCs/>
          <w:color w:val="000000"/>
          <w:szCs w:val="19"/>
        </w:rPr>
        <w:t>AcopiosProduccion</w:t>
      </w:r>
      <w:proofErr w:type="spellEnd"/>
      <w:r>
        <w:rPr>
          <w:rFonts w:ascii="Arial" w:hAnsi="Arial" w:cs="Arial"/>
          <w:bCs/>
          <w:color w:val="000000"/>
          <w:szCs w:val="19"/>
        </w:rPr>
        <w:t>.</w:t>
      </w:r>
    </w:p>
    <w:p w14:paraId="0DA0E506" w14:textId="77777777" w:rsidR="002507F4" w:rsidRDefault="002507F4" w:rsidP="002507F4">
      <w:pPr>
        <w:rPr>
          <w:rFonts w:ascii="Arial" w:hAnsi="Arial" w:cs="Arial"/>
          <w:bCs/>
          <w:color w:val="000000"/>
          <w:szCs w:val="19"/>
        </w:rPr>
      </w:pPr>
      <w:r>
        <w:rPr>
          <w:rFonts w:ascii="Arial" w:hAnsi="Arial" w:cs="Arial"/>
          <w:bCs/>
          <w:color w:val="000000"/>
          <w:szCs w:val="19"/>
        </w:rPr>
        <w:t xml:space="preserve">Para hacer este proceso necesitamos un nuevos formulario que muestre los distintos tipos de estado de máquinas, dónde elegiremos el color del estado con un </w:t>
      </w:r>
      <w:proofErr w:type="spellStart"/>
      <w:r>
        <w:rPr>
          <w:rFonts w:ascii="Arial" w:hAnsi="Arial" w:cs="Arial"/>
          <w:bCs/>
          <w:color w:val="000000"/>
          <w:szCs w:val="19"/>
        </w:rPr>
        <w:t>RadColorDialog</w:t>
      </w:r>
      <w:proofErr w:type="spellEnd"/>
      <w:r>
        <w:rPr>
          <w:rFonts w:ascii="Arial" w:hAnsi="Arial" w:cs="Arial"/>
          <w:bCs/>
          <w:color w:val="000000"/>
          <w:szCs w:val="19"/>
        </w:rPr>
        <w:t>.</w:t>
      </w:r>
    </w:p>
    <w:p w14:paraId="707EDB70" w14:textId="77777777" w:rsidR="002507F4" w:rsidRDefault="002507F4" w:rsidP="002507F4">
      <w:pPr>
        <w:rPr>
          <w:rFonts w:ascii="Arial" w:hAnsi="Arial" w:cs="Arial"/>
          <w:bCs/>
          <w:color w:val="000000"/>
          <w:szCs w:val="19"/>
        </w:rPr>
      </w:pPr>
      <w:r>
        <w:rPr>
          <w:rFonts w:ascii="Arial" w:hAnsi="Arial" w:cs="Arial"/>
          <w:bCs/>
          <w:color w:val="000000"/>
          <w:szCs w:val="19"/>
        </w:rPr>
        <w:t>El evento para poder seleccionar el color de la celda, en la columna adecuada es el siguiente:</w:t>
      </w:r>
    </w:p>
    <w:p w14:paraId="4DB543BC"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FF"/>
          <w:sz w:val="19"/>
          <w:szCs w:val="19"/>
          <w:lang w:val="en-US"/>
        </w:rPr>
        <w:t>private</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void</w:t>
      </w:r>
      <w:r w:rsidRPr="0033627A">
        <w:rPr>
          <w:rFonts w:ascii="Consolas" w:hAnsi="Consolas" w:cs="Consolas"/>
          <w:color w:val="000000"/>
          <w:sz w:val="19"/>
          <w:szCs w:val="19"/>
          <w:lang w:val="en-US"/>
        </w:rPr>
        <w:t xml:space="preserve"> radGridView1_CellDoubleClick(</w:t>
      </w:r>
      <w:r w:rsidRPr="0033627A">
        <w:rPr>
          <w:rFonts w:ascii="Consolas" w:hAnsi="Consolas" w:cs="Consolas"/>
          <w:color w:val="0000FF"/>
          <w:sz w:val="19"/>
          <w:szCs w:val="19"/>
          <w:lang w:val="en-US"/>
        </w:rPr>
        <w:t>object</w:t>
      </w:r>
      <w:r w:rsidRPr="0033627A">
        <w:rPr>
          <w:rFonts w:ascii="Consolas" w:hAnsi="Consolas" w:cs="Consolas"/>
          <w:color w:val="000000"/>
          <w:sz w:val="19"/>
          <w:szCs w:val="19"/>
          <w:lang w:val="en-US"/>
        </w:rPr>
        <w:t xml:space="preserve"> sender, </w:t>
      </w:r>
      <w:proofErr w:type="spellStart"/>
      <w:r w:rsidRPr="0033627A">
        <w:rPr>
          <w:rFonts w:ascii="Consolas" w:hAnsi="Consolas" w:cs="Consolas"/>
          <w:color w:val="000000"/>
          <w:sz w:val="19"/>
          <w:szCs w:val="19"/>
          <w:lang w:val="en-US"/>
        </w:rPr>
        <w:t>GridViewCellEventArgs</w:t>
      </w:r>
      <w:proofErr w:type="spellEnd"/>
      <w:r w:rsidRPr="0033627A">
        <w:rPr>
          <w:rFonts w:ascii="Consolas" w:hAnsi="Consolas" w:cs="Consolas"/>
          <w:color w:val="000000"/>
          <w:sz w:val="19"/>
          <w:szCs w:val="19"/>
          <w:lang w:val="en-US"/>
        </w:rPr>
        <w:t xml:space="preserve"> e)</w:t>
      </w:r>
    </w:p>
    <w:p w14:paraId="3DF45A70"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r>
        <w:rPr>
          <w:rFonts w:ascii="Consolas" w:hAnsi="Consolas" w:cs="Consolas"/>
          <w:color w:val="000000"/>
          <w:sz w:val="19"/>
          <w:szCs w:val="19"/>
        </w:rPr>
        <w:t>{</w:t>
      </w:r>
    </w:p>
    <w:p w14:paraId="623E5E0A"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if</w:t>
      </w:r>
      <w:r w:rsidRPr="00716C22">
        <w:rPr>
          <w:rFonts w:ascii="Consolas" w:hAnsi="Consolas" w:cs="Consolas"/>
          <w:color w:val="000000"/>
          <w:sz w:val="19"/>
          <w:szCs w:val="19"/>
          <w:lang w:val="en-US"/>
        </w:rPr>
        <w:t xml:space="preserve"> (</w:t>
      </w:r>
      <w:proofErr w:type="spellStart"/>
      <w:r w:rsidRPr="00716C22">
        <w:rPr>
          <w:rFonts w:ascii="Consolas" w:hAnsi="Consolas" w:cs="Consolas"/>
          <w:color w:val="000000"/>
          <w:sz w:val="19"/>
          <w:szCs w:val="19"/>
          <w:lang w:val="en-US"/>
        </w:rPr>
        <w:t>e.Column.HeaderText</w:t>
      </w:r>
      <w:proofErr w:type="spellEnd"/>
      <w:r w:rsidRPr="00716C22">
        <w:rPr>
          <w:rFonts w:ascii="Consolas" w:hAnsi="Consolas" w:cs="Consolas"/>
          <w:color w:val="000000"/>
          <w:sz w:val="19"/>
          <w:szCs w:val="19"/>
          <w:lang w:val="en-US"/>
        </w:rPr>
        <w:t xml:space="preserve"> == </w:t>
      </w:r>
      <w:r w:rsidRPr="00716C22">
        <w:rPr>
          <w:rFonts w:ascii="Consolas" w:hAnsi="Consolas" w:cs="Consolas"/>
          <w:color w:val="A31515"/>
          <w:sz w:val="19"/>
          <w:szCs w:val="19"/>
          <w:lang w:val="en-US"/>
        </w:rPr>
        <w:t>"</w:t>
      </w:r>
      <w:proofErr w:type="spellStart"/>
      <w:r w:rsidRPr="00716C22">
        <w:rPr>
          <w:rFonts w:ascii="Consolas" w:hAnsi="Consolas" w:cs="Consolas"/>
          <w:color w:val="A31515"/>
          <w:sz w:val="19"/>
          <w:szCs w:val="19"/>
          <w:lang w:val="en-US"/>
        </w:rPr>
        <w:t>Estado_Maquina</w:t>
      </w:r>
      <w:proofErr w:type="spellEnd"/>
      <w:r w:rsidRPr="00716C22">
        <w:rPr>
          <w:rFonts w:ascii="Consolas" w:hAnsi="Consolas" w:cs="Consolas"/>
          <w:color w:val="A31515"/>
          <w:sz w:val="19"/>
          <w:szCs w:val="19"/>
          <w:lang w:val="en-US"/>
        </w:rPr>
        <w:t>"</w:t>
      </w:r>
      <w:r w:rsidRPr="00716C22">
        <w:rPr>
          <w:rFonts w:ascii="Consolas" w:hAnsi="Consolas" w:cs="Consolas"/>
          <w:color w:val="000000"/>
          <w:sz w:val="19"/>
          <w:szCs w:val="19"/>
          <w:lang w:val="en-US"/>
        </w:rPr>
        <w:t>)</w:t>
      </w:r>
    </w:p>
    <w:p w14:paraId="0DAAA04B"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
    <w:p w14:paraId="65D41DF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color = </w:t>
      </w:r>
      <w:proofErr w:type="spellStart"/>
      <w:r w:rsidRPr="0033627A">
        <w:rPr>
          <w:rFonts w:ascii="Consolas" w:hAnsi="Consolas" w:cs="Consolas"/>
          <w:color w:val="000000"/>
          <w:sz w:val="19"/>
          <w:szCs w:val="19"/>
          <w:lang w:val="en-US"/>
        </w:rPr>
        <w:t>SetCellBackground</w:t>
      </w:r>
      <w:proofErr w:type="spellEnd"/>
      <w:r w:rsidRPr="0033627A">
        <w:rPr>
          <w:rFonts w:ascii="Consolas" w:hAnsi="Consolas" w:cs="Consolas"/>
          <w:color w:val="000000"/>
          <w:sz w:val="19"/>
          <w:szCs w:val="19"/>
          <w:lang w:val="en-US"/>
        </w:rPr>
        <w:t>();</w:t>
      </w:r>
    </w:p>
    <w:p w14:paraId="158F23FE"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e.Row.Cells</w:t>
      </w:r>
      <w:proofErr w:type="spellEnd"/>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e.ColumnIndex</w:t>
      </w:r>
      <w:proofErr w:type="spellEnd"/>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Style.CustomizeFill</w:t>
      </w:r>
      <w:proofErr w:type="spellEnd"/>
      <w:r w:rsidRPr="0033627A">
        <w:rPr>
          <w:rFonts w:ascii="Consolas" w:hAnsi="Consolas" w:cs="Consolas"/>
          <w:color w:val="000000"/>
          <w:sz w:val="19"/>
          <w:szCs w:val="19"/>
          <w:lang w:val="en-US"/>
        </w:rPr>
        <w:t xml:space="preserve"> = </w:t>
      </w:r>
      <w:r w:rsidRPr="0033627A">
        <w:rPr>
          <w:rFonts w:ascii="Consolas" w:hAnsi="Consolas" w:cs="Consolas"/>
          <w:color w:val="0000FF"/>
          <w:sz w:val="19"/>
          <w:szCs w:val="19"/>
          <w:lang w:val="en-US"/>
        </w:rPr>
        <w:t>true</w:t>
      </w:r>
      <w:r w:rsidRPr="0033627A">
        <w:rPr>
          <w:rFonts w:ascii="Consolas" w:hAnsi="Consolas" w:cs="Consolas"/>
          <w:color w:val="000000"/>
          <w:sz w:val="19"/>
          <w:szCs w:val="19"/>
          <w:lang w:val="en-US"/>
        </w:rPr>
        <w:t>;</w:t>
      </w:r>
    </w:p>
    <w:p w14:paraId="2F6479C7"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e.Row.Cells</w:t>
      </w:r>
      <w:proofErr w:type="spellEnd"/>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e.ColumnIndex</w:t>
      </w:r>
      <w:proofErr w:type="spellEnd"/>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Style.BackColor</w:t>
      </w:r>
      <w:proofErr w:type="spellEnd"/>
      <w:r w:rsidRPr="0033627A">
        <w:rPr>
          <w:rFonts w:ascii="Consolas" w:hAnsi="Consolas" w:cs="Consolas"/>
          <w:color w:val="000000"/>
          <w:sz w:val="19"/>
          <w:szCs w:val="19"/>
          <w:lang w:val="en-US"/>
        </w:rPr>
        <w:t xml:space="preserve"> = </w:t>
      </w:r>
      <w:proofErr w:type="spellStart"/>
      <w:r w:rsidRPr="0033627A">
        <w:rPr>
          <w:rFonts w:ascii="Consolas" w:hAnsi="Consolas" w:cs="Consolas"/>
          <w:color w:val="000000"/>
          <w:sz w:val="19"/>
          <w:szCs w:val="19"/>
          <w:lang w:val="en-US"/>
        </w:rPr>
        <w:t>dialog.SelectedColor</w:t>
      </w:r>
      <w:proofErr w:type="spellEnd"/>
      <w:r w:rsidRPr="0033627A">
        <w:rPr>
          <w:rFonts w:ascii="Consolas" w:hAnsi="Consolas" w:cs="Consolas"/>
          <w:color w:val="000000"/>
          <w:sz w:val="19"/>
          <w:szCs w:val="19"/>
          <w:lang w:val="en-US"/>
        </w:rPr>
        <w:t>;</w:t>
      </w:r>
    </w:p>
    <w:p w14:paraId="3CA08B1B"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estado = </w:t>
      </w:r>
      <w:proofErr w:type="spellStart"/>
      <w:r>
        <w:rPr>
          <w:rFonts w:ascii="Consolas" w:hAnsi="Consolas" w:cs="Consolas"/>
          <w:color w:val="000000"/>
          <w:sz w:val="19"/>
          <w:szCs w:val="19"/>
        </w:rPr>
        <w:t>e.Row.Cells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Estado_Maquina</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6054D0B"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XmlReader.setColorMaquina</w:t>
      </w:r>
      <w:proofErr w:type="spellEnd"/>
      <w:r>
        <w:rPr>
          <w:rFonts w:ascii="Consolas" w:hAnsi="Consolas" w:cs="Consolas"/>
          <w:color w:val="000000"/>
          <w:sz w:val="19"/>
          <w:szCs w:val="19"/>
        </w:rPr>
        <w:t>(color, estado);</w:t>
      </w:r>
    </w:p>
    <w:p w14:paraId="44698EB7"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4D5BA"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        }</w:t>
      </w:r>
    </w:p>
    <w:p w14:paraId="08D812D8" w14:textId="77777777" w:rsidR="002507F4" w:rsidRDefault="002507F4" w:rsidP="002507F4">
      <w:pPr>
        <w:rPr>
          <w:rFonts w:ascii="Consolas" w:hAnsi="Consolas" w:cs="Consolas"/>
          <w:color w:val="000000"/>
          <w:sz w:val="19"/>
          <w:szCs w:val="19"/>
        </w:rPr>
      </w:pPr>
    </w:p>
    <w:p w14:paraId="6457ACE0" w14:textId="77777777" w:rsidR="002507F4" w:rsidRDefault="002507F4" w:rsidP="002507F4">
      <w:pPr>
        <w:rPr>
          <w:rFonts w:ascii="Arial" w:hAnsi="Arial" w:cs="Arial"/>
          <w:bCs/>
          <w:color w:val="000000"/>
          <w:szCs w:val="19"/>
        </w:rPr>
      </w:pPr>
      <w:r>
        <w:rPr>
          <w:rFonts w:ascii="Arial" w:hAnsi="Arial" w:cs="Arial"/>
          <w:bCs/>
          <w:color w:val="000000"/>
          <w:szCs w:val="19"/>
        </w:rPr>
        <w:t xml:space="preserve">Con esto al clicar dos veces en la celda obtendremos el menú del </w:t>
      </w:r>
      <w:proofErr w:type="spellStart"/>
      <w:r>
        <w:rPr>
          <w:rFonts w:ascii="Arial" w:hAnsi="Arial" w:cs="Arial"/>
          <w:bCs/>
          <w:color w:val="000000"/>
          <w:szCs w:val="19"/>
        </w:rPr>
        <w:t>RadColorDialog</w:t>
      </w:r>
      <w:proofErr w:type="spellEnd"/>
      <w:r>
        <w:rPr>
          <w:rFonts w:ascii="Arial" w:hAnsi="Arial" w:cs="Arial"/>
          <w:bCs/>
          <w:color w:val="000000"/>
          <w:szCs w:val="19"/>
        </w:rPr>
        <w:t>.</w:t>
      </w:r>
    </w:p>
    <w:p w14:paraId="1290075D" w14:textId="77777777" w:rsidR="002507F4" w:rsidRDefault="002507F4" w:rsidP="002507F4">
      <w:pPr>
        <w:rPr>
          <w:rFonts w:ascii="Arial" w:hAnsi="Arial" w:cs="Arial"/>
          <w:bCs/>
          <w:color w:val="000000"/>
          <w:szCs w:val="19"/>
        </w:rPr>
      </w:pPr>
      <w:r>
        <w:rPr>
          <w:rFonts w:ascii="Arial" w:hAnsi="Arial" w:cs="Arial"/>
          <w:bCs/>
          <w:color w:val="000000"/>
          <w:szCs w:val="19"/>
        </w:rPr>
        <w:t>Ahora añadiremos un método que devolverá el valor del color seleccionado del menú:</w:t>
      </w:r>
    </w:p>
    <w:p w14:paraId="3A77232C"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FF"/>
          <w:sz w:val="19"/>
          <w:szCs w:val="19"/>
          <w:lang w:val="en-US"/>
        </w:rPr>
        <w:t>private</w:t>
      </w: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string</w:t>
      </w:r>
      <w:r w:rsidRPr="00716C22">
        <w:rPr>
          <w:rFonts w:ascii="Consolas" w:hAnsi="Consolas" w:cs="Consolas"/>
          <w:color w:val="000000"/>
          <w:sz w:val="19"/>
          <w:szCs w:val="19"/>
          <w:lang w:val="en-US"/>
        </w:rPr>
        <w:t xml:space="preserve"> </w:t>
      </w:r>
      <w:proofErr w:type="spellStart"/>
      <w:r w:rsidRPr="00716C22">
        <w:rPr>
          <w:rFonts w:ascii="Consolas" w:hAnsi="Consolas" w:cs="Consolas"/>
          <w:color w:val="000000"/>
          <w:sz w:val="19"/>
          <w:szCs w:val="19"/>
          <w:lang w:val="en-US"/>
        </w:rPr>
        <w:t>SetCellBackground</w:t>
      </w:r>
      <w:proofErr w:type="spellEnd"/>
      <w:r w:rsidRPr="00716C22">
        <w:rPr>
          <w:rFonts w:ascii="Consolas" w:hAnsi="Consolas" w:cs="Consolas"/>
          <w:color w:val="000000"/>
          <w:sz w:val="19"/>
          <w:szCs w:val="19"/>
          <w:lang w:val="en-US"/>
        </w:rPr>
        <w:t>()</w:t>
      </w:r>
    </w:p>
    <w:p w14:paraId="078D2528"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
    <w:p w14:paraId="4CD71EA9"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int</w:t>
      </w:r>
      <w:r w:rsidRPr="0033627A">
        <w:rPr>
          <w:rFonts w:ascii="Consolas" w:hAnsi="Consolas" w:cs="Consolas"/>
          <w:color w:val="000000"/>
          <w:sz w:val="19"/>
          <w:szCs w:val="19"/>
          <w:lang w:val="en-US"/>
        </w:rPr>
        <w:t xml:space="preserve"> row = (</w:t>
      </w:r>
      <w:r w:rsidRPr="0033627A">
        <w:rPr>
          <w:rFonts w:ascii="Consolas" w:hAnsi="Consolas" w:cs="Consolas"/>
          <w:color w:val="0000FF"/>
          <w:sz w:val="19"/>
          <w:szCs w:val="19"/>
          <w:lang w:val="en-US"/>
        </w:rPr>
        <w:t>int</w:t>
      </w:r>
      <w:r w:rsidRPr="0033627A">
        <w:rPr>
          <w:rFonts w:ascii="Consolas" w:hAnsi="Consolas" w:cs="Consolas"/>
          <w:color w:val="000000"/>
          <w:sz w:val="19"/>
          <w:szCs w:val="19"/>
          <w:lang w:val="en-US"/>
        </w:rPr>
        <w:t>)</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.radGridView1.CurrentCell.RowInfo.Index;</w:t>
      </w:r>
    </w:p>
    <w:p w14:paraId="73C01CE5"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int</w:t>
      </w:r>
      <w:r w:rsidRPr="0033627A">
        <w:rPr>
          <w:rFonts w:ascii="Consolas" w:hAnsi="Consolas" w:cs="Consolas"/>
          <w:color w:val="000000"/>
          <w:sz w:val="19"/>
          <w:szCs w:val="19"/>
          <w:lang w:val="en-US"/>
        </w:rPr>
        <w:t xml:space="preserve"> column = (</w:t>
      </w:r>
      <w:r w:rsidRPr="0033627A">
        <w:rPr>
          <w:rFonts w:ascii="Consolas" w:hAnsi="Consolas" w:cs="Consolas"/>
          <w:color w:val="0000FF"/>
          <w:sz w:val="19"/>
          <w:szCs w:val="19"/>
          <w:lang w:val="en-US"/>
        </w:rPr>
        <w:t>int</w:t>
      </w:r>
      <w:r w:rsidRPr="0033627A">
        <w:rPr>
          <w:rFonts w:ascii="Consolas" w:hAnsi="Consolas" w:cs="Consolas"/>
          <w:color w:val="000000"/>
          <w:sz w:val="19"/>
          <w:szCs w:val="19"/>
          <w:lang w:val="en-US"/>
        </w:rPr>
        <w:t>)</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.radGridView1.CurrentCell.ColumnInfo.Index;</w:t>
      </w:r>
    </w:p>
    <w:p w14:paraId="2C2185CA" w14:textId="77777777" w:rsidR="002507F4" w:rsidRPr="00F1324D"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F1324D">
        <w:rPr>
          <w:rFonts w:ascii="Consolas" w:hAnsi="Consolas" w:cs="Consolas"/>
          <w:color w:val="0000FF"/>
          <w:sz w:val="19"/>
          <w:szCs w:val="19"/>
          <w:lang w:val="en-US"/>
        </w:rPr>
        <w:t>string</w:t>
      </w:r>
      <w:r w:rsidRPr="00F1324D">
        <w:rPr>
          <w:rFonts w:ascii="Consolas" w:hAnsi="Consolas" w:cs="Consolas"/>
          <w:color w:val="000000"/>
          <w:sz w:val="19"/>
          <w:szCs w:val="19"/>
          <w:lang w:val="en-US"/>
        </w:rPr>
        <w:t xml:space="preserve"> </w:t>
      </w:r>
      <w:proofErr w:type="spellStart"/>
      <w:r w:rsidRPr="00F1324D">
        <w:rPr>
          <w:rFonts w:ascii="Consolas" w:hAnsi="Consolas" w:cs="Consolas"/>
          <w:color w:val="000000"/>
          <w:sz w:val="19"/>
          <w:szCs w:val="19"/>
          <w:lang w:val="en-US"/>
        </w:rPr>
        <w:t>valorColor</w:t>
      </w:r>
      <w:proofErr w:type="spellEnd"/>
      <w:r w:rsidRPr="00F1324D">
        <w:rPr>
          <w:rFonts w:ascii="Consolas" w:hAnsi="Consolas" w:cs="Consolas"/>
          <w:color w:val="000000"/>
          <w:sz w:val="19"/>
          <w:szCs w:val="19"/>
          <w:lang w:val="en-US"/>
        </w:rPr>
        <w:t xml:space="preserve"> = </w:t>
      </w:r>
      <w:r w:rsidRPr="00F1324D">
        <w:rPr>
          <w:rFonts w:ascii="Consolas" w:hAnsi="Consolas" w:cs="Consolas"/>
          <w:color w:val="A31515"/>
          <w:sz w:val="19"/>
          <w:szCs w:val="19"/>
          <w:lang w:val="en-US"/>
        </w:rPr>
        <w:t>""</w:t>
      </w:r>
      <w:r w:rsidRPr="00F1324D">
        <w:rPr>
          <w:rFonts w:ascii="Consolas" w:hAnsi="Consolas" w:cs="Consolas"/>
          <w:color w:val="000000"/>
          <w:sz w:val="19"/>
          <w:szCs w:val="19"/>
          <w:lang w:val="en-US"/>
        </w:rPr>
        <w:t>;</w:t>
      </w:r>
    </w:p>
    <w:p w14:paraId="1D164EF5" w14:textId="77777777" w:rsidR="002507F4" w:rsidRPr="00F1324D" w:rsidRDefault="002507F4" w:rsidP="002507F4">
      <w:pPr>
        <w:autoSpaceDE w:val="0"/>
        <w:autoSpaceDN w:val="0"/>
        <w:adjustRightInd w:val="0"/>
        <w:spacing w:after="0" w:line="240" w:lineRule="auto"/>
        <w:rPr>
          <w:rFonts w:ascii="Consolas" w:hAnsi="Consolas" w:cs="Consolas"/>
          <w:color w:val="000000"/>
          <w:sz w:val="19"/>
          <w:szCs w:val="19"/>
          <w:lang w:val="en-US"/>
        </w:rPr>
      </w:pPr>
      <w:r w:rsidRPr="00F1324D">
        <w:rPr>
          <w:rFonts w:ascii="Consolas" w:hAnsi="Consolas" w:cs="Consolas"/>
          <w:color w:val="000000"/>
          <w:sz w:val="19"/>
          <w:szCs w:val="19"/>
          <w:lang w:val="en-US"/>
        </w:rPr>
        <w:t xml:space="preserve">            ((</w:t>
      </w:r>
      <w:proofErr w:type="spellStart"/>
      <w:r w:rsidRPr="00F1324D">
        <w:rPr>
          <w:rFonts w:ascii="Consolas" w:hAnsi="Consolas" w:cs="Consolas"/>
          <w:color w:val="000000"/>
          <w:sz w:val="19"/>
          <w:szCs w:val="19"/>
          <w:lang w:val="en-US"/>
        </w:rPr>
        <w:t>RadForm</w:t>
      </w:r>
      <w:proofErr w:type="spellEnd"/>
      <w:r w:rsidRPr="00F1324D">
        <w:rPr>
          <w:rFonts w:ascii="Consolas" w:hAnsi="Consolas" w:cs="Consolas"/>
          <w:color w:val="000000"/>
          <w:sz w:val="19"/>
          <w:szCs w:val="19"/>
          <w:lang w:val="en-US"/>
        </w:rPr>
        <w:t>)</w:t>
      </w:r>
      <w:proofErr w:type="spellStart"/>
      <w:r w:rsidRPr="00F1324D">
        <w:rPr>
          <w:rFonts w:ascii="Consolas" w:hAnsi="Consolas" w:cs="Consolas"/>
          <w:color w:val="000000"/>
          <w:sz w:val="19"/>
          <w:szCs w:val="19"/>
          <w:lang w:val="en-US"/>
        </w:rPr>
        <w:t>dialog.ColorDialogForm</w:t>
      </w:r>
      <w:proofErr w:type="spellEnd"/>
      <w:r w:rsidRPr="00F1324D">
        <w:rPr>
          <w:rFonts w:ascii="Consolas" w:hAnsi="Consolas" w:cs="Consolas"/>
          <w:color w:val="000000"/>
          <w:sz w:val="19"/>
          <w:szCs w:val="19"/>
          <w:lang w:val="en-US"/>
        </w:rPr>
        <w:t>).</w:t>
      </w:r>
      <w:proofErr w:type="spellStart"/>
      <w:r w:rsidRPr="00F1324D">
        <w:rPr>
          <w:rFonts w:ascii="Consolas" w:hAnsi="Consolas" w:cs="Consolas"/>
          <w:color w:val="000000"/>
          <w:sz w:val="19"/>
          <w:szCs w:val="19"/>
          <w:lang w:val="en-US"/>
        </w:rPr>
        <w:t>ThemeName</w:t>
      </w:r>
      <w:proofErr w:type="spellEnd"/>
      <w:r w:rsidRPr="00F1324D">
        <w:rPr>
          <w:rFonts w:ascii="Consolas" w:hAnsi="Consolas" w:cs="Consolas"/>
          <w:color w:val="000000"/>
          <w:sz w:val="19"/>
          <w:szCs w:val="19"/>
          <w:lang w:val="en-US"/>
        </w:rPr>
        <w:t xml:space="preserve"> = </w:t>
      </w:r>
      <w:r w:rsidRPr="00F1324D">
        <w:rPr>
          <w:rFonts w:ascii="Consolas" w:hAnsi="Consolas" w:cs="Consolas"/>
          <w:color w:val="A31515"/>
          <w:sz w:val="19"/>
          <w:szCs w:val="19"/>
          <w:lang w:val="en-US"/>
        </w:rPr>
        <w:t>"CAMBIO COLOR"</w:t>
      </w:r>
      <w:r w:rsidRPr="00F1324D">
        <w:rPr>
          <w:rFonts w:ascii="Consolas" w:hAnsi="Consolas" w:cs="Consolas"/>
          <w:color w:val="000000"/>
          <w:sz w:val="19"/>
          <w:szCs w:val="19"/>
          <w:lang w:val="en-US"/>
        </w:rPr>
        <w:t>;</w:t>
      </w:r>
    </w:p>
    <w:p w14:paraId="7BDFC5CC"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F1324D">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dialog.SelectedColor</w:t>
      </w:r>
      <w:proofErr w:type="spellEnd"/>
      <w:r w:rsidRPr="0033627A">
        <w:rPr>
          <w:rFonts w:ascii="Consolas" w:hAnsi="Consolas" w:cs="Consolas"/>
          <w:color w:val="000000"/>
          <w:sz w:val="19"/>
          <w:szCs w:val="19"/>
          <w:lang w:val="en-US"/>
        </w:rPr>
        <w:t xml:space="preserve"> = </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.radGridView1.Rows[row].Cells[column].</w:t>
      </w:r>
      <w:proofErr w:type="spellStart"/>
      <w:r w:rsidRPr="0033627A">
        <w:rPr>
          <w:rFonts w:ascii="Consolas" w:hAnsi="Consolas" w:cs="Consolas"/>
          <w:color w:val="000000"/>
          <w:sz w:val="19"/>
          <w:szCs w:val="19"/>
          <w:lang w:val="en-US"/>
        </w:rPr>
        <w:t>Style.BackColor</w:t>
      </w:r>
      <w:proofErr w:type="spellEnd"/>
      <w:r w:rsidRPr="0033627A">
        <w:rPr>
          <w:rFonts w:ascii="Consolas" w:hAnsi="Consolas" w:cs="Consolas"/>
          <w:color w:val="000000"/>
          <w:sz w:val="19"/>
          <w:szCs w:val="19"/>
          <w:lang w:val="en-US"/>
        </w:rPr>
        <w:t>;</w:t>
      </w:r>
    </w:p>
    <w:p w14:paraId="52B4172C"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dialog.ShowDialog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DialogResult.OK</w:t>
      </w:r>
      <w:proofErr w:type="spellEnd"/>
      <w:r>
        <w:rPr>
          <w:rFonts w:ascii="Consolas" w:hAnsi="Consolas" w:cs="Consolas"/>
          <w:color w:val="000000"/>
          <w:sz w:val="19"/>
          <w:szCs w:val="19"/>
        </w:rPr>
        <w:t>)</w:t>
      </w:r>
    </w:p>
    <w:p w14:paraId="61E9DAC2"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16C22">
        <w:rPr>
          <w:rFonts w:ascii="Consolas" w:hAnsi="Consolas" w:cs="Consolas"/>
          <w:color w:val="000000"/>
          <w:sz w:val="19"/>
          <w:szCs w:val="19"/>
          <w:lang w:val="en-US"/>
        </w:rPr>
        <w:t>{</w:t>
      </w:r>
    </w:p>
    <w:p w14:paraId="637A3445"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33627A">
        <w:rPr>
          <w:rFonts w:ascii="Consolas" w:hAnsi="Consolas" w:cs="Consolas"/>
          <w:color w:val="000000"/>
          <w:sz w:val="19"/>
          <w:szCs w:val="19"/>
          <w:lang w:val="en-US"/>
        </w:rPr>
        <w:t>radGridView1.Rows[row].Cells[column].</w:t>
      </w:r>
      <w:proofErr w:type="spellStart"/>
      <w:r w:rsidRPr="0033627A">
        <w:rPr>
          <w:rFonts w:ascii="Consolas" w:hAnsi="Consolas" w:cs="Consolas"/>
          <w:color w:val="000000"/>
          <w:sz w:val="19"/>
          <w:szCs w:val="19"/>
          <w:lang w:val="en-US"/>
        </w:rPr>
        <w:t>Style.BackColor</w:t>
      </w:r>
      <w:proofErr w:type="spellEnd"/>
      <w:r w:rsidRPr="0033627A">
        <w:rPr>
          <w:rFonts w:ascii="Consolas" w:hAnsi="Consolas" w:cs="Consolas"/>
          <w:color w:val="000000"/>
          <w:sz w:val="19"/>
          <w:szCs w:val="19"/>
          <w:lang w:val="en-US"/>
        </w:rPr>
        <w:t xml:space="preserve"> = </w:t>
      </w:r>
      <w:proofErr w:type="spellStart"/>
      <w:r w:rsidRPr="0033627A">
        <w:rPr>
          <w:rFonts w:ascii="Consolas" w:hAnsi="Consolas" w:cs="Consolas"/>
          <w:color w:val="000000"/>
          <w:sz w:val="19"/>
          <w:szCs w:val="19"/>
          <w:lang w:val="en-US"/>
        </w:rPr>
        <w:t>dialog.SelectedColor</w:t>
      </w:r>
      <w:proofErr w:type="spellEnd"/>
      <w:r w:rsidRPr="0033627A">
        <w:rPr>
          <w:rFonts w:ascii="Consolas" w:hAnsi="Consolas" w:cs="Consolas"/>
          <w:color w:val="000000"/>
          <w:sz w:val="19"/>
          <w:szCs w:val="19"/>
          <w:lang w:val="en-US"/>
        </w:rPr>
        <w:t>;</w:t>
      </w:r>
    </w:p>
    <w:p w14:paraId="62341534"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radGridView1.CurrentCell.BackColor = </w:t>
      </w:r>
      <w:proofErr w:type="spellStart"/>
      <w:r w:rsidRPr="0033627A">
        <w:rPr>
          <w:rFonts w:ascii="Consolas" w:hAnsi="Consolas" w:cs="Consolas"/>
          <w:color w:val="000000"/>
          <w:sz w:val="19"/>
          <w:szCs w:val="19"/>
          <w:lang w:val="en-US"/>
        </w:rPr>
        <w:t>dialog.SelectedColor</w:t>
      </w:r>
      <w:proofErr w:type="spellEnd"/>
      <w:r w:rsidRPr="0033627A">
        <w:rPr>
          <w:rFonts w:ascii="Consolas" w:hAnsi="Consolas" w:cs="Consolas"/>
          <w:color w:val="000000"/>
          <w:sz w:val="19"/>
          <w:szCs w:val="19"/>
          <w:lang w:val="en-US"/>
        </w:rPr>
        <w:t>;</w:t>
      </w:r>
    </w:p>
    <w:p w14:paraId="031E5971"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proofErr w:type="spellStart"/>
      <w:r>
        <w:rPr>
          <w:rFonts w:ascii="Consolas" w:hAnsi="Consolas" w:cs="Consolas"/>
          <w:color w:val="000000"/>
          <w:sz w:val="19"/>
          <w:szCs w:val="19"/>
        </w:rPr>
        <w:t>valorColor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dialog.SelectedColor.ToArgb</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E59E698"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024F3"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valorColor</w:t>
      </w:r>
      <w:proofErr w:type="spellEnd"/>
      <w:r>
        <w:rPr>
          <w:rFonts w:ascii="Consolas" w:hAnsi="Consolas" w:cs="Consolas"/>
          <w:color w:val="000000"/>
          <w:sz w:val="19"/>
          <w:szCs w:val="19"/>
        </w:rPr>
        <w:t>;</w:t>
      </w:r>
    </w:p>
    <w:p w14:paraId="2CC62C96"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        }</w:t>
      </w:r>
    </w:p>
    <w:p w14:paraId="49A933B5" w14:textId="77777777" w:rsidR="002507F4" w:rsidRDefault="002507F4" w:rsidP="002507F4">
      <w:pPr>
        <w:rPr>
          <w:rFonts w:ascii="Consolas" w:hAnsi="Consolas" w:cs="Consolas"/>
          <w:color w:val="000000"/>
          <w:sz w:val="19"/>
          <w:szCs w:val="19"/>
        </w:rPr>
      </w:pPr>
    </w:p>
    <w:p w14:paraId="7B318FF3"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Al tener ya esto simplemente queda añadir en un método los diferentes estados que nos podemos llegar a encontrar con un </w:t>
      </w:r>
      <w:proofErr w:type="spellStart"/>
      <w:r>
        <w:rPr>
          <w:rFonts w:ascii="Consolas" w:hAnsi="Consolas" w:cs="Consolas"/>
          <w:color w:val="000000"/>
          <w:sz w:val="19"/>
          <w:szCs w:val="19"/>
        </w:rPr>
        <w:t>ConditionalFormattingObject</w:t>
      </w:r>
      <w:proofErr w:type="spellEnd"/>
      <w:r>
        <w:rPr>
          <w:rFonts w:ascii="Consolas" w:hAnsi="Consolas" w:cs="Consolas"/>
          <w:color w:val="000000"/>
          <w:sz w:val="19"/>
          <w:szCs w:val="19"/>
        </w:rPr>
        <w:t xml:space="preserve"> y recogerlos en la clase </w:t>
      </w:r>
      <w:proofErr w:type="spellStart"/>
      <w:r>
        <w:rPr>
          <w:rFonts w:ascii="Consolas" w:hAnsi="Consolas" w:cs="Consolas"/>
          <w:color w:val="000000"/>
          <w:sz w:val="19"/>
          <w:szCs w:val="19"/>
        </w:rPr>
        <w:t>XMLReader</w:t>
      </w:r>
      <w:proofErr w:type="spellEnd"/>
      <w:r>
        <w:rPr>
          <w:rFonts w:ascii="Consolas" w:hAnsi="Consolas" w:cs="Consolas"/>
          <w:color w:val="000000"/>
          <w:sz w:val="19"/>
          <w:szCs w:val="19"/>
        </w:rPr>
        <w:t>:</w:t>
      </w:r>
    </w:p>
    <w:p w14:paraId="376C5E61"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FF"/>
          <w:sz w:val="19"/>
          <w:szCs w:val="19"/>
          <w:lang w:val="en-US"/>
        </w:rPr>
        <w:t>private</w:t>
      </w: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void</w:t>
      </w:r>
      <w:r w:rsidRPr="00716C22">
        <w:rPr>
          <w:rFonts w:ascii="Consolas" w:hAnsi="Consolas" w:cs="Consolas"/>
          <w:color w:val="000000"/>
          <w:sz w:val="19"/>
          <w:szCs w:val="19"/>
          <w:lang w:val="en-US"/>
        </w:rPr>
        <w:t xml:space="preserve"> </w:t>
      </w:r>
      <w:proofErr w:type="spellStart"/>
      <w:r w:rsidRPr="00716C22">
        <w:rPr>
          <w:rFonts w:ascii="Consolas" w:hAnsi="Consolas" w:cs="Consolas"/>
          <w:color w:val="000000"/>
          <w:sz w:val="19"/>
          <w:szCs w:val="19"/>
          <w:lang w:val="en-US"/>
        </w:rPr>
        <w:t>ColorEstadoMaquina</w:t>
      </w:r>
      <w:proofErr w:type="spellEnd"/>
      <w:r w:rsidRPr="00716C22">
        <w:rPr>
          <w:rFonts w:ascii="Consolas" w:hAnsi="Consolas" w:cs="Consolas"/>
          <w:color w:val="000000"/>
          <w:sz w:val="19"/>
          <w:szCs w:val="19"/>
          <w:lang w:val="en-US"/>
        </w:rPr>
        <w:t>()</w:t>
      </w:r>
    </w:p>
    <w:p w14:paraId="536D87E1"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
    <w:p w14:paraId="2C029802"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 xml:space="preserve"> obj1 = </w:t>
      </w:r>
      <w:r w:rsidRPr="0033627A">
        <w:rPr>
          <w:rFonts w:ascii="Consolas" w:hAnsi="Consolas" w:cs="Consolas"/>
          <w:color w:val="0000FF"/>
          <w:sz w:val="19"/>
          <w:szCs w:val="19"/>
          <w:lang w:val="en-US"/>
        </w:rPr>
        <w:t>new</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"Mi Condición1"</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ConditionTypes.Equal</w:t>
      </w:r>
      <w:proofErr w:type="spellEnd"/>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"AC"</w:t>
      </w:r>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false</w:t>
      </w:r>
      <w:r w:rsidRPr="0033627A">
        <w:rPr>
          <w:rFonts w:ascii="Consolas" w:hAnsi="Consolas" w:cs="Consolas"/>
          <w:color w:val="000000"/>
          <w:sz w:val="19"/>
          <w:szCs w:val="19"/>
          <w:lang w:val="en-US"/>
        </w:rPr>
        <w:t>);</w:t>
      </w:r>
    </w:p>
    <w:p w14:paraId="7A8E5353" w14:textId="77777777" w:rsidR="002507F4" w:rsidRPr="00F1324D"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F1324D">
        <w:rPr>
          <w:rFonts w:ascii="Consolas" w:hAnsi="Consolas" w:cs="Consolas"/>
          <w:color w:val="000000"/>
          <w:sz w:val="19"/>
          <w:szCs w:val="19"/>
          <w:lang w:val="en-US"/>
        </w:rPr>
        <w:t xml:space="preserve">obj1.CellBackColor = </w:t>
      </w:r>
      <w:proofErr w:type="spellStart"/>
      <w:r w:rsidRPr="00F1324D">
        <w:rPr>
          <w:rFonts w:ascii="Consolas" w:hAnsi="Consolas" w:cs="Consolas"/>
          <w:color w:val="000000"/>
          <w:sz w:val="19"/>
          <w:szCs w:val="19"/>
          <w:lang w:val="en-US"/>
        </w:rPr>
        <w:t>XmlReader.getColorMaquina</w:t>
      </w:r>
      <w:proofErr w:type="spellEnd"/>
      <w:r w:rsidRPr="00F1324D">
        <w:rPr>
          <w:rFonts w:ascii="Consolas" w:hAnsi="Consolas" w:cs="Consolas"/>
          <w:color w:val="000000"/>
          <w:sz w:val="19"/>
          <w:szCs w:val="19"/>
          <w:lang w:val="en-US"/>
        </w:rPr>
        <w:t>(</w:t>
      </w:r>
      <w:r w:rsidRPr="00F1324D">
        <w:rPr>
          <w:rFonts w:ascii="Consolas" w:hAnsi="Consolas" w:cs="Consolas"/>
          <w:color w:val="A31515"/>
          <w:sz w:val="19"/>
          <w:szCs w:val="19"/>
          <w:lang w:val="en-US"/>
        </w:rPr>
        <w:t>"AC"</w:t>
      </w:r>
      <w:r w:rsidRPr="00F1324D">
        <w:rPr>
          <w:rFonts w:ascii="Consolas" w:hAnsi="Consolas" w:cs="Consolas"/>
          <w:color w:val="000000"/>
          <w:sz w:val="19"/>
          <w:szCs w:val="19"/>
          <w:lang w:val="en-US"/>
        </w:rPr>
        <w:t>);</w:t>
      </w:r>
    </w:p>
    <w:p w14:paraId="411F85BF"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F1324D">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 xml:space="preserve"> obj2 = </w:t>
      </w:r>
      <w:r w:rsidRPr="0033627A">
        <w:rPr>
          <w:rFonts w:ascii="Consolas" w:hAnsi="Consolas" w:cs="Consolas"/>
          <w:color w:val="0000FF"/>
          <w:sz w:val="19"/>
          <w:szCs w:val="19"/>
          <w:lang w:val="en-US"/>
        </w:rPr>
        <w:t>new</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"Mi Condición2"</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ConditionTypes.Equal</w:t>
      </w:r>
      <w:proofErr w:type="spellEnd"/>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"IN"</w:t>
      </w:r>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false</w:t>
      </w:r>
      <w:r w:rsidRPr="0033627A">
        <w:rPr>
          <w:rFonts w:ascii="Consolas" w:hAnsi="Consolas" w:cs="Consolas"/>
          <w:color w:val="000000"/>
          <w:sz w:val="19"/>
          <w:szCs w:val="19"/>
          <w:lang w:val="en-US"/>
        </w:rPr>
        <w:t>);</w:t>
      </w:r>
    </w:p>
    <w:p w14:paraId="715ACE1F"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obj2.CellBackColor = </w:t>
      </w:r>
      <w:proofErr w:type="spellStart"/>
      <w:r w:rsidRPr="0033627A">
        <w:rPr>
          <w:rFonts w:ascii="Consolas" w:hAnsi="Consolas" w:cs="Consolas"/>
          <w:color w:val="000000"/>
          <w:sz w:val="19"/>
          <w:szCs w:val="19"/>
          <w:lang w:val="en-US"/>
        </w:rPr>
        <w:t>XmlReader.getColorMaquina</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"IN"</w:t>
      </w:r>
      <w:r w:rsidRPr="0033627A">
        <w:rPr>
          <w:rFonts w:ascii="Consolas" w:hAnsi="Consolas" w:cs="Consolas"/>
          <w:color w:val="000000"/>
          <w:sz w:val="19"/>
          <w:szCs w:val="19"/>
          <w:lang w:val="en-US"/>
        </w:rPr>
        <w:t>);</w:t>
      </w:r>
    </w:p>
    <w:p w14:paraId="43A25E04"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.radGridView1.MasterTemplate.Columns[</w:t>
      </w:r>
      <w:r w:rsidRPr="0033627A">
        <w:rPr>
          <w:rFonts w:ascii="Consolas" w:hAnsi="Consolas" w:cs="Consolas"/>
          <w:color w:val="A31515"/>
          <w:sz w:val="19"/>
          <w:szCs w:val="19"/>
          <w:lang w:val="en-US"/>
        </w:rPr>
        <w:t>"Estado_Maquina"</w:t>
      </w:r>
      <w:r w:rsidRPr="0033627A">
        <w:rPr>
          <w:rFonts w:ascii="Consolas" w:hAnsi="Consolas" w:cs="Consolas"/>
          <w:color w:val="000000"/>
          <w:sz w:val="19"/>
          <w:szCs w:val="19"/>
          <w:lang w:val="en-US"/>
        </w:rPr>
        <w:t>].ConditionalFormattingObjectList.Add(obj1);</w:t>
      </w:r>
    </w:p>
    <w:p w14:paraId="46FDA8E1"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.radGridView1.MasterTemplate.Columns[</w:t>
      </w:r>
      <w:r w:rsidRPr="0033627A">
        <w:rPr>
          <w:rFonts w:ascii="Consolas" w:hAnsi="Consolas" w:cs="Consolas"/>
          <w:color w:val="A31515"/>
          <w:sz w:val="19"/>
          <w:szCs w:val="19"/>
          <w:lang w:val="en-US"/>
        </w:rPr>
        <w:t>"Estado_Maquina"</w:t>
      </w:r>
      <w:r w:rsidRPr="0033627A">
        <w:rPr>
          <w:rFonts w:ascii="Consolas" w:hAnsi="Consolas" w:cs="Consolas"/>
          <w:color w:val="000000"/>
          <w:sz w:val="19"/>
          <w:szCs w:val="19"/>
          <w:lang w:val="en-US"/>
        </w:rPr>
        <w:t>].ConditionalFormattingObjectList.Add(obj2);</w:t>
      </w:r>
    </w:p>
    <w:p w14:paraId="0C448906" w14:textId="77777777" w:rsidR="002507F4" w:rsidRDefault="002507F4" w:rsidP="002507F4">
      <w:pPr>
        <w:rPr>
          <w:rFonts w:ascii="Consolas" w:hAnsi="Consolas" w:cs="Consolas"/>
          <w:color w:val="000000"/>
          <w:sz w:val="19"/>
          <w:szCs w:val="19"/>
        </w:rPr>
      </w:pPr>
      <w:r w:rsidRPr="0033627A">
        <w:rPr>
          <w:rFonts w:ascii="Consolas" w:hAnsi="Consolas" w:cs="Consolas"/>
          <w:color w:val="000000"/>
          <w:sz w:val="19"/>
          <w:szCs w:val="19"/>
          <w:lang w:val="en-US"/>
        </w:rPr>
        <w:t xml:space="preserve">        </w:t>
      </w:r>
      <w:r>
        <w:rPr>
          <w:rFonts w:ascii="Consolas" w:hAnsi="Consolas" w:cs="Consolas"/>
          <w:color w:val="000000"/>
          <w:sz w:val="19"/>
          <w:szCs w:val="19"/>
        </w:rPr>
        <w:t>}</w:t>
      </w:r>
    </w:p>
    <w:p w14:paraId="3C495105" w14:textId="77777777" w:rsidR="002507F4" w:rsidRDefault="002507F4" w:rsidP="002507F4">
      <w:pPr>
        <w:rPr>
          <w:rFonts w:ascii="Consolas" w:hAnsi="Consolas" w:cs="Consolas"/>
          <w:color w:val="000000"/>
          <w:sz w:val="19"/>
          <w:szCs w:val="19"/>
        </w:rPr>
      </w:pPr>
    </w:p>
    <w:p w14:paraId="63B5FC3D"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En la clase </w:t>
      </w:r>
      <w:proofErr w:type="spellStart"/>
      <w:r>
        <w:rPr>
          <w:rFonts w:ascii="Consolas" w:hAnsi="Consolas" w:cs="Consolas"/>
          <w:color w:val="000000"/>
          <w:sz w:val="19"/>
          <w:szCs w:val="19"/>
        </w:rPr>
        <w:t>XMLReader</w:t>
      </w:r>
      <w:proofErr w:type="spellEnd"/>
      <w:r>
        <w:rPr>
          <w:rFonts w:ascii="Consolas" w:hAnsi="Consolas" w:cs="Consolas"/>
          <w:color w:val="000000"/>
          <w:sz w:val="19"/>
          <w:szCs w:val="19"/>
        </w:rPr>
        <w:t xml:space="preserve"> tendremos un Set y un </w:t>
      </w:r>
      <w:proofErr w:type="spellStart"/>
      <w:r>
        <w:rPr>
          <w:rFonts w:ascii="Consolas" w:hAnsi="Consolas" w:cs="Consolas"/>
          <w:color w:val="000000"/>
          <w:sz w:val="19"/>
          <w:szCs w:val="19"/>
        </w:rPr>
        <w:t>Get</w:t>
      </w:r>
      <w:proofErr w:type="spellEnd"/>
      <w:r>
        <w:rPr>
          <w:rFonts w:ascii="Consolas" w:hAnsi="Consolas" w:cs="Consolas"/>
          <w:color w:val="000000"/>
          <w:sz w:val="19"/>
          <w:szCs w:val="19"/>
        </w:rPr>
        <w:t xml:space="preserve"> que cogerá los valores de los colores de cada estado que tendremos dentro de un </w:t>
      </w:r>
      <w:proofErr w:type="spellStart"/>
      <w:r>
        <w:rPr>
          <w:rFonts w:ascii="Consolas" w:hAnsi="Consolas" w:cs="Consolas"/>
          <w:color w:val="000000"/>
          <w:sz w:val="19"/>
          <w:szCs w:val="19"/>
        </w:rPr>
        <w:t>xml</w:t>
      </w:r>
      <w:proofErr w:type="spellEnd"/>
      <w:r>
        <w:rPr>
          <w:rFonts w:ascii="Consolas" w:hAnsi="Consolas" w:cs="Consolas"/>
          <w:color w:val="000000"/>
          <w:sz w:val="19"/>
          <w:szCs w:val="19"/>
        </w:rPr>
        <w:t>.</w:t>
      </w:r>
    </w:p>
    <w:p w14:paraId="579A9EAE" w14:textId="77777777" w:rsidR="002507F4" w:rsidRPr="00716C22" w:rsidRDefault="002507F4" w:rsidP="002507F4">
      <w:pPr>
        <w:rPr>
          <w:rFonts w:ascii="Consolas" w:hAnsi="Consolas" w:cs="Consolas"/>
          <w:color w:val="000000"/>
          <w:sz w:val="19"/>
          <w:szCs w:val="19"/>
          <w:lang w:val="en-US"/>
        </w:rPr>
      </w:pPr>
      <w:r w:rsidRPr="00716C22">
        <w:rPr>
          <w:rFonts w:ascii="Consolas" w:hAnsi="Consolas" w:cs="Consolas"/>
          <w:color w:val="000000"/>
          <w:sz w:val="19"/>
          <w:szCs w:val="19"/>
          <w:lang w:val="en-US"/>
        </w:rPr>
        <w:t>SET:</w:t>
      </w:r>
    </w:p>
    <w:p w14:paraId="61C64FFA"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FF"/>
          <w:sz w:val="19"/>
          <w:szCs w:val="19"/>
          <w:lang w:val="en-US"/>
        </w:rPr>
        <w:t>public</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static</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void</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setColorMaquina</w:t>
      </w:r>
      <w:proofErr w:type="spellEnd"/>
      <w:r w:rsidRPr="0033627A">
        <w:rPr>
          <w:rFonts w:ascii="Consolas" w:hAnsi="Consolas" w:cs="Consolas"/>
          <w:color w:val="000000"/>
          <w:sz w:val="19"/>
          <w:szCs w:val="19"/>
          <w:lang w:val="en-US"/>
        </w:rPr>
        <w:t>(</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color, </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estado</w:t>
      </w:r>
      <w:proofErr w:type="spellEnd"/>
      <w:r w:rsidRPr="0033627A">
        <w:rPr>
          <w:rFonts w:ascii="Consolas" w:hAnsi="Consolas" w:cs="Consolas"/>
          <w:color w:val="000000"/>
          <w:sz w:val="19"/>
          <w:szCs w:val="19"/>
          <w:lang w:val="en-US"/>
        </w:rPr>
        <w:t>)</w:t>
      </w:r>
    </w:p>
    <w:p w14:paraId="0FF710B3"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14486591"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path = </w:t>
      </w:r>
      <w:r w:rsidRPr="0033627A">
        <w:rPr>
          <w:rFonts w:ascii="Consolas" w:hAnsi="Consolas" w:cs="Consolas"/>
          <w:color w:val="800000"/>
          <w:sz w:val="19"/>
          <w:szCs w:val="19"/>
          <w:lang w:val="en-US"/>
        </w:rPr>
        <w:t>@"XML\coloresMaquina.xml"</w:t>
      </w:r>
      <w:r w:rsidRPr="0033627A">
        <w:rPr>
          <w:rFonts w:ascii="Consolas" w:hAnsi="Consolas" w:cs="Consolas"/>
          <w:color w:val="000000"/>
          <w:sz w:val="19"/>
          <w:szCs w:val="19"/>
          <w:lang w:val="en-US"/>
        </w:rPr>
        <w:t>;</w:t>
      </w:r>
    </w:p>
    <w:p w14:paraId="386D2A8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8000"/>
          <w:sz w:val="19"/>
          <w:szCs w:val="19"/>
          <w:lang w:val="en-US"/>
        </w:rPr>
        <w:t>//string path = @"\\P\Carlos\stockColoresPedidos.xml";</w:t>
      </w:r>
    </w:p>
    <w:p w14:paraId="4F05D92F"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proofErr w:type="spellStart"/>
      <w:r>
        <w:rPr>
          <w:rFonts w:ascii="Consolas" w:hAnsi="Consolas" w:cs="Consolas"/>
          <w:color w:val="000000"/>
          <w:sz w:val="19"/>
          <w:szCs w:val="19"/>
        </w:rPr>
        <w:t>XDocument</w:t>
      </w:r>
      <w:proofErr w:type="spellEnd"/>
      <w:r>
        <w:rPr>
          <w:rFonts w:ascii="Consolas" w:hAnsi="Consolas" w:cs="Consolas"/>
          <w:color w:val="000000"/>
          <w:sz w:val="19"/>
          <w:szCs w:val="19"/>
        </w:rPr>
        <w:t xml:space="preserve"> X = </w:t>
      </w:r>
      <w:proofErr w:type="spellStart"/>
      <w:r>
        <w:rPr>
          <w:rFonts w:ascii="Consolas" w:hAnsi="Consolas" w:cs="Consolas"/>
          <w:color w:val="000000"/>
          <w:sz w:val="19"/>
          <w:szCs w:val="19"/>
        </w:rPr>
        <w:t>XDocument.Load</w:t>
      </w:r>
      <w:proofErr w:type="spellEnd"/>
      <w:r>
        <w:rPr>
          <w:rFonts w:ascii="Consolas" w:hAnsi="Consolas" w:cs="Consolas"/>
          <w:color w:val="000000"/>
          <w:sz w:val="19"/>
          <w:szCs w:val="19"/>
        </w:rPr>
        <w:t>(</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w:t>
      </w:r>
    </w:p>
    <w:p w14:paraId="2E69ACE1"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716C22">
        <w:rPr>
          <w:rFonts w:ascii="Consolas" w:hAnsi="Consolas" w:cs="Consolas"/>
          <w:color w:val="0000FF"/>
          <w:sz w:val="19"/>
          <w:szCs w:val="19"/>
          <w:lang w:val="en-US"/>
        </w:rPr>
        <w:t>switch</w:t>
      </w:r>
      <w:r w:rsidRPr="00716C22">
        <w:rPr>
          <w:rFonts w:ascii="Consolas" w:hAnsi="Consolas" w:cs="Consolas"/>
          <w:color w:val="000000"/>
          <w:sz w:val="19"/>
          <w:szCs w:val="19"/>
          <w:lang w:val="en-US"/>
        </w:rPr>
        <w:t xml:space="preserve"> (</w:t>
      </w:r>
      <w:proofErr w:type="spellStart"/>
      <w:r w:rsidRPr="00716C22">
        <w:rPr>
          <w:rFonts w:ascii="Consolas" w:hAnsi="Consolas" w:cs="Consolas"/>
          <w:color w:val="000000"/>
          <w:sz w:val="19"/>
          <w:szCs w:val="19"/>
          <w:lang w:val="en-US"/>
        </w:rPr>
        <w:t>estado</w:t>
      </w:r>
      <w:proofErr w:type="spellEnd"/>
      <w:r w:rsidRPr="00716C22">
        <w:rPr>
          <w:rFonts w:ascii="Consolas" w:hAnsi="Consolas" w:cs="Consolas"/>
          <w:color w:val="000000"/>
          <w:sz w:val="19"/>
          <w:szCs w:val="19"/>
          <w:lang w:val="en-US"/>
        </w:rPr>
        <w:t>)</w:t>
      </w:r>
    </w:p>
    <w:p w14:paraId="2719EE2F"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
    <w:p w14:paraId="28D34EA0"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case</w:t>
      </w:r>
      <w:r w:rsidRPr="00716C22">
        <w:rPr>
          <w:rFonts w:ascii="Consolas" w:hAnsi="Consolas" w:cs="Consolas"/>
          <w:color w:val="000000"/>
          <w:sz w:val="19"/>
          <w:szCs w:val="19"/>
          <w:lang w:val="en-US"/>
        </w:rPr>
        <w:t xml:space="preserve"> </w:t>
      </w:r>
      <w:r w:rsidRPr="00716C22">
        <w:rPr>
          <w:rFonts w:ascii="Consolas" w:hAnsi="Consolas" w:cs="Consolas"/>
          <w:color w:val="A31515"/>
          <w:sz w:val="19"/>
          <w:szCs w:val="19"/>
          <w:lang w:val="en-US"/>
        </w:rPr>
        <w:t>"AC"</w:t>
      </w:r>
      <w:r w:rsidRPr="00716C22">
        <w:rPr>
          <w:rFonts w:ascii="Consolas" w:hAnsi="Consolas" w:cs="Consolas"/>
          <w:color w:val="000000"/>
          <w:sz w:val="19"/>
          <w:szCs w:val="19"/>
          <w:lang w:val="en-US"/>
        </w:rPr>
        <w:t>:</w:t>
      </w:r>
    </w:p>
    <w:p w14:paraId="4D7C29E3"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X.Element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Colores</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).Element(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ColorAC</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SetValue</w:t>
      </w:r>
      <w:proofErr w:type="spellEnd"/>
      <w:r w:rsidRPr="0033627A">
        <w:rPr>
          <w:rFonts w:ascii="Consolas" w:hAnsi="Consolas" w:cs="Consolas"/>
          <w:color w:val="000000"/>
          <w:sz w:val="19"/>
          <w:szCs w:val="19"/>
          <w:lang w:val="en-US"/>
        </w:rPr>
        <w:t>(color);</w:t>
      </w:r>
    </w:p>
    <w:p w14:paraId="2F5FDA88"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X.Save</w:t>
      </w:r>
      <w:proofErr w:type="spellEnd"/>
      <w:r w:rsidRPr="0033627A">
        <w:rPr>
          <w:rFonts w:ascii="Consolas" w:hAnsi="Consolas" w:cs="Consolas"/>
          <w:color w:val="000000"/>
          <w:sz w:val="19"/>
          <w:szCs w:val="19"/>
          <w:lang w:val="en-US"/>
        </w:rPr>
        <w:t>(path);</w:t>
      </w:r>
    </w:p>
    <w:p w14:paraId="0B4F70EC"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break</w:t>
      </w:r>
      <w:r w:rsidRPr="0033627A">
        <w:rPr>
          <w:rFonts w:ascii="Consolas" w:hAnsi="Consolas" w:cs="Consolas"/>
          <w:color w:val="000000"/>
          <w:sz w:val="19"/>
          <w:szCs w:val="19"/>
          <w:lang w:val="en-US"/>
        </w:rPr>
        <w:t>;</w:t>
      </w:r>
    </w:p>
    <w:p w14:paraId="01ABB53A"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case</w:t>
      </w:r>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"IN"</w:t>
      </w:r>
      <w:r w:rsidRPr="0033627A">
        <w:rPr>
          <w:rFonts w:ascii="Consolas" w:hAnsi="Consolas" w:cs="Consolas"/>
          <w:color w:val="000000"/>
          <w:sz w:val="19"/>
          <w:szCs w:val="19"/>
          <w:lang w:val="en-US"/>
        </w:rPr>
        <w:t>:</w:t>
      </w:r>
    </w:p>
    <w:p w14:paraId="33541AF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X.Element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Colores</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).Element(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ColorIN</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SetValue</w:t>
      </w:r>
      <w:proofErr w:type="spellEnd"/>
      <w:r w:rsidRPr="0033627A">
        <w:rPr>
          <w:rFonts w:ascii="Consolas" w:hAnsi="Consolas" w:cs="Consolas"/>
          <w:color w:val="000000"/>
          <w:sz w:val="19"/>
          <w:szCs w:val="19"/>
          <w:lang w:val="en-US"/>
        </w:rPr>
        <w:t>(color);</w:t>
      </w:r>
    </w:p>
    <w:p w14:paraId="3C9BEFC5"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X.Save</w:t>
      </w:r>
      <w:proofErr w:type="spellEnd"/>
      <w:r w:rsidRPr="0033627A">
        <w:rPr>
          <w:rFonts w:ascii="Consolas" w:hAnsi="Consolas" w:cs="Consolas"/>
          <w:color w:val="000000"/>
          <w:sz w:val="19"/>
          <w:szCs w:val="19"/>
          <w:lang w:val="en-US"/>
        </w:rPr>
        <w:t>(path);</w:t>
      </w:r>
    </w:p>
    <w:p w14:paraId="454A2837"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break</w:t>
      </w:r>
      <w:r w:rsidRPr="0033627A">
        <w:rPr>
          <w:rFonts w:ascii="Consolas" w:hAnsi="Consolas" w:cs="Consolas"/>
          <w:color w:val="000000"/>
          <w:sz w:val="19"/>
          <w:szCs w:val="19"/>
          <w:lang w:val="en-US"/>
        </w:rPr>
        <w:t>;</w:t>
      </w:r>
    </w:p>
    <w:p w14:paraId="48F5A30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127CA767" w14:textId="77777777" w:rsidR="002507F4" w:rsidRPr="0033627A" w:rsidRDefault="002507F4" w:rsidP="002507F4">
      <w:pPr>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532EDC0E" w14:textId="77777777" w:rsidR="002507F4" w:rsidRPr="0033627A" w:rsidRDefault="002507F4" w:rsidP="002507F4">
      <w:pPr>
        <w:rPr>
          <w:rFonts w:ascii="Consolas" w:hAnsi="Consolas" w:cs="Consolas"/>
          <w:color w:val="000000"/>
          <w:sz w:val="19"/>
          <w:szCs w:val="19"/>
          <w:lang w:val="en-US"/>
        </w:rPr>
      </w:pPr>
      <w:r w:rsidRPr="0033627A">
        <w:rPr>
          <w:rFonts w:ascii="Consolas" w:hAnsi="Consolas" w:cs="Consolas"/>
          <w:color w:val="000000"/>
          <w:sz w:val="19"/>
          <w:szCs w:val="19"/>
          <w:lang w:val="en-US"/>
        </w:rPr>
        <w:t>GET:</w:t>
      </w:r>
    </w:p>
    <w:p w14:paraId="47BCE36C"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FF"/>
          <w:sz w:val="19"/>
          <w:szCs w:val="19"/>
          <w:lang w:val="en-US"/>
        </w:rPr>
        <w:t>public</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static</w:t>
      </w:r>
      <w:r w:rsidRPr="0033627A">
        <w:rPr>
          <w:rFonts w:ascii="Consolas" w:hAnsi="Consolas" w:cs="Consolas"/>
          <w:color w:val="000000"/>
          <w:sz w:val="19"/>
          <w:szCs w:val="19"/>
          <w:lang w:val="en-US"/>
        </w:rPr>
        <w:t xml:space="preserve"> Color </w:t>
      </w:r>
      <w:proofErr w:type="spellStart"/>
      <w:r w:rsidRPr="0033627A">
        <w:rPr>
          <w:rFonts w:ascii="Consolas" w:hAnsi="Consolas" w:cs="Consolas"/>
          <w:color w:val="000000"/>
          <w:sz w:val="19"/>
          <w:szCs w:val="19"/>
          <w:lang w:val="en-US"/>
        </w:rPr>
        <w:t>getColorMaquina</w:t>
      </w:r>
      <w:proofErr w:type="spellEnd"/>
      <w:r w:rsidRPr="0033627A">
        <w:rPr>
          <w:rFonts w:ascii="Consolas" w:hAnsi="Consolas" w:cs="Consolas"/>
          <w:color w:val="000000"/>
          <w:sz w:val="19"/>
          <w:szCs w:val="19"/>
          <w:lang w:val="en-US"/>
        </w:rPr>
        <w:t>(</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estado</w:t>
      </w:r>
      <w:proofErr w:type="spellEnd"/>
      <w:r w:rsidRPr="0033627A">
        <w:rPr>
          <w:rFonts w:ascii="Consolas" w:hAnsi="Consolas" w:cs="Consolas"/>
          <w:color w:val="000000"/>
          <w:sz w:val="19"/>
          <w:szCs w:val="19"/>
          <w:lang w:val="en-US"/>
        </w:rPr>
        <w:t>)</w:t>
      </w:r>
    </w:p>
    <w:p w14:paraId="346D7403"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66085F65"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path = </w:t>
      </w:r>
      <w:r w:rsidRPr="0033627A">
        <w:rPr>
          <w:rFonts w:ascii="Consolas" w:hAnsi="Consolas" w:cs="Consolas"/>
          <w:color w:val="800000"/>
          <w:sz w:val="19"/>
          <w:szCs w:val="19"/>
          <w:lang w:val="en-US"/>
        </w:rPr>
        <w:t>@"XML\coloresMaquina.xml"</w:t>
      </w:r>
      <w:r w:rsidRPr="0033627A">
        <w:rPr>
          <w:rFonts w:ascii="Consolas" w:hAnsi="Consolas" w:cs="Consolas"/>
          <w:color w:val="000000"/>
          <w:sz w:val="19"/>
          <w:szCs w:val="19"/>
          <w:lang w:val="en-US"/>
        </w:rPr>
        <w:t>;</w:t>
      </w:r>
    </w:p>
    <w:p w14:paraId="6A408A65"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proofErr w:type="spellStart"/>
      <w:r>
        <w:rPr>
          <w:rFonts w:ascii="Consolas" w:hAnsi="Consolas" w:cs="Consolas"/>
          <w:color w:val="000000"/>
          <w:sz w:val="19"/>
          <w:szCs w:val="19"/>
        </w:rPr>
        <w:t>XDocument</w:t>
      </w:r>
      <w:proofErr w:type="spellEnd"/>
      <w:r>
        <w:rPr>
          <w:rFonts w:ascii="Consolas" w:hAnsi="Consolas" w:cs="Consolas"/>
          <w:color w:val="000000"/>
          <w:sz w:val="19"/>
          <w:szCs w:val="19"/>
        </w:rPr>
        <w:t xml:space="preserve"> X = </w:t>
      </w:r>
      <w:proofErr w:type="spellStart"/>
      <w:r>
        <w:rPr>
          <w:rFonts w:ascii="Consolas" w:hAnsi="Consolas" w:cs="Consolas"/>
          <w:color w:val="000000"/>
          <w:sz w:val="19"/>
          <w:szCs w:val="19"/>
        </w:rPr>
        <w:t>XDocument.Load</w:t>
      </w:r>
      <w:proofErr w:type="spellEnd"/>
      <w:r>
        <w:rPr>
          <w:rFonts w:ascii="Consolas" w:hAnsi="Consolas" w:cs="Consolas"/>
          <w:color w:val="000000"/>
          <w:sz w:val="19"/>
          <w:szCs w:val="19"/>
        </w:rPr>
        <w:t>(</w:t>
      </w:r>
      <w:proofErr w:type="spellStart"/>
      <w:r>
        <w:rPr>
          <w:rFonts w:ascii="Consolas" w:hAnsi="Consolas" w:cs="Consolas"/>
          <w:color w:val="000000"/>
          <w:sz w:val="19"/>
          <w:szCs w:val="19"/>
        </w:rPr>
        <w:t>path</w:t>
      </w:r>
      <w:proofErr w:type="spellEnd"/>
      <w:r>
        <w:rPr>
          <w:rFonts w:ascii="Consolas" w:hAnsi="Consolas" w:cs="Consolas"/>
          <w:color w:val="000000"/>
          <w:sz w:val="19"/>
          <w:szCs w:val="19"/>
        </w:rPr>
        <w:t>);</w:t>
      </w:r>
    </w:p>
    <w:p w14:paraId="490A2353"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3627A">
        <w:rPr>
          <w:rFonts w:ascii="Consolas" w:hAnsi="Consolas" w:cs="Consolas"/>
          <w:color w:val="0000FF"/>
          <w:sz w:val="19"/>
          <w:szCs w:val="19"/>
          <w:lang w:val="en-US"/>
        </w:rPr>
        <w:t>string</w:t>
      </w:r>
      <w:r w:rsidRPr="0033627A">
        <w:rPr>
          <w:rFonts w:ascii="Consolas" w:hAnsi="Consolas" w:cs="Consolas"/>
          <w:color w:val="000000"/>
          <w:sz w:val="19"/>
          <w:szCs w:val="19"/>
          <w:lang w:val="en-US"/>
        </w:rPr>
        <w:t xml:space="preserve"> color = </w:t>
      </w:r>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w:t>
      </w:r>
    </w:p>
    <w:p w14:paraId="24FA10CE"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switch</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estado</w:t>
      </w:r>
      <w:proofErr w:type="spellEnd"/>
      <w:r w:rsidRPr="0033627A">
        <w:rPr>
          <w:rFonts w:ascii="Consolas" w:hAnsi="Consolas" w:cs="Consolas"/>
          <w:color w:val="000000"/>
          <w:sz w:val="19"/>
          <w:szCs w:val="19"/>
          <w:lang w:val="en-US"/>
        </w:rPr>
        <w:t>)</w:t>
      </w:r>
    </w:p>
    <w:p w14:paraId="286366A9"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0866213D"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case</w:t>
      </w:r>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"AC"</w:t>
      </w:r>
      <w:r w:rsidRPr="0033627A">
        <w:rPr>
          <w:rFonts w:ascii="Consolas" w:hAnsi="Consolas" w:cs="Consolas"/>
          <w:color w:val="000000"/>
          <w:sz w:val="19"/>
          <w:szCs w:val="19"/>
          <w:lang w:val="en-US"/>
        </w:rPr>
        <w:t>:</w:t>
      </w:r>
    </w:p>
    <w:p w14:paraId="5115CB58"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color = </w:t>
      </w:r>
      <w:proofErr w:type="spellStart"/>
      <w:r w:rsidRPr="0033627A">
        <w:rPr>
          <w:rFonts w:ascii="Consolas" w:hAnsi="Consolas" w:cs="Consolas"/>
          <w:color w:val="000000"/>
          <w:sz w:val="19"/>
          <w:szCs w:val="19"/>
          <w:lang w:val="en-US"/>
        </w:rPr>
        <w:t>X.Element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Colores</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).Element(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ColorAC</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).Value;</w:t>
      </w:r>
    </w:p>
    <w:p w14:paraId="4C26D2EC"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break</w:t>
      </w:r>
      <w:r w:rsidRPr="00716C22">
        <w:rPr>
          <w:rFonts w:ascii="Consolas" w:hAnsi="Consolas" w:cs="Consolas"/>
          <w:color w:val="000000"/>
          <w:sz w:val="19"/>
          <w:szCs w:val="19"/>
          <w:lang w:val="en-US"/>
        </w:rPr>
        <w:t>;</w:t>
      </w:r>
    </w:p>
    <w:p w14:paraId="08768D6A"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case</w:t>
      </w:r>
      <w:r w:rsidRPr="00716C22">
        <w:rPr>
          <w:rFonts w:ascii="Consolas" w:hAnsi="Consolas" w:cs="Consolas"/>
          <w:color w:val="000000"/>
          <w:sz w:val="19"/>
          <w:szCs w:val="19"/>
          <w:lang w:val="en-US"/>
        </w:rPr>
        <w:t xml:space="preserve"> </w:t>
      </w:r>
      <w:r w:rsidRPr="00716C22">
        <w:rPr>
          <w:rFonts w:ascii="Consolas" w:hAnsi="Consolas" w:cs="Consolas"/>
          <w:color w:val="A31515"/>
          <w:sz w:val="19"/>
          <w:szCs w:val="19"/>
          <w:lang w:val="en-US"/>
        </w:rPr>
        <w:t>"IN"</w:t>
      </w:r>
      <w:r w:rsidRPr="00716C22">
        <w:rPr>
          <w:rFonts w:ascii="Consolas" w:hAnsi="Consolas" w:cs="Consolas"/>
          <w:color w:val="000000"/>
          <w:sz w:val="19"/>
          <w:szCs w:val="19"/>
          <w:lang w:val="en-US"/>
        </w:rPr>
        <w:t>:</w:t>
      </w:r>
    </w:p>
    <w:p w14:paraId="471BE1A4"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33627A">
        <w:rPr>
          <w:rFonts w:ascii="Consolas" w:hAnsi="Consolas" w:cs="Consolas"/>
          <w:color w:val="000000"/>
          <w:sz w:val="19"/>
          <w:szCs w:val="19"/>
          <w:lang w:val="en-US"/>
        </w:rPr>
        <w:t xml:space="preserve">color = </w:t>
      </w:r>
      <w:proofErr w:type="spellStart"/>
      <w:r w:rsidRPr="0033627A">
        <w:rPr>
          <w:rFonts w:ascii="Consolas" w:hAnsi="Consolas" w:cs="Consolas"/>
          <w:color w:val="000000"/>
          <w:sz w:val="19"/>
          <w:szCs w:val="19"/>
          <w:lang w:val="en-US"/>
        </w:rPr>
        <w:t>X.Element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Colores</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).Element(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ColorIN</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).Value;</w:t>
      </w:r>
    </w:p>
    <w:p w14:paraId="13AC2B05"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break</w:t>
      </w:r>
      <w:r w:rsidRPr="0033627A">
        <w:rPr>
          <w:rFonts w:ascii="Consolas" w:hAnsi="Consolas" w:cs="Consolas"/>
          <w:color w:val="000000"/>
          <w:sz w:val="19"/>
          <w:szCs w:val="19"/>
          <w:lang w:val="en-US"/>
        </w:rPr>
        <w:t>;</w:t>
      </w:r>
    </w:p>
    <w:p w14:paraId="4EFB1B82"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default</w:t>
      </w:r>
      <w:r w:rsidRPr="0033627A">
        <w:rPr>
          <w:rFonts w:ascii="Consolas" w:hAnsi="Consolas" w:cs="Consolas"/>
          <w:color w:val="000000"/>
          <w:sz w:val="19"/>
          <w:szCs w:val="19"/>
          <w:lang w:val="en-US"/>
        </w:rPr>
        <w:t>:</w:t>
      </w:r>
    </w:p>
    <w:p w14:paraId="125B2904"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break</w:t>
      </w:r>
      <w:r w:rsidRPr="0033627A">
        <w:rPr>
          <w:rFonts w:ascii="Consolas" w:hAnsi="Consolas" w:cs="Consolas"/>
          <w:color w:val="000000"/>
          <w:sz w:val="19"/>
          <w:szCs w:val="19"/>
          <w:lang w:val="en-US"/>
        </w:rPr>
        <w:t>;</w:t>
      </w:r>
    </w:p>
    <w:p w14:paraId="4E412950"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34DAB802"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Color </w:t>
      </w:r>
      <w:proofErr w:type="spellStart"/>
      <w:r w:rsidRPr="0033627A">
        <w:rPr>
          <w:rFonts w:ascii="Consolas" w:hAnsi="Consolas" w:cs="Consolas"/>
          <w:color w:val="000000"/>
          <w:sz w:val="19"/>
          <w:szCs w:val="19"/>
          <w:lang w:val="en-US"/>
        </w:rPr>
        <w:t>colorcito</w:t>
      </w:r>
      <w:proofErr w:type="spellEnd"/>
      <w:r w:rsidRPr="0033627A">
        <w:rPr>
          <w:rFonts w:ascii="Consolas" w:hAnsi="Consolas" w:cs="Consolas"/>
          <w:color w:val="000000"/>
          <w:sz w:val="19"/>
          <w:szCs w:val="19"/>
          <w:lang w:val="en-US"/>
        </w:rPr>
        <w:t xml:space="preserve"> = </w:t>
      </w:r>
      <w:r w:rsidRPr="0033627A">
        <w:rPr>
          <w:rFonts w:ascii="Consolas" w:hAnsi="Consolas" w:cs="Consolas"/>
          <w:color w:val="0000FF"/>
          <w:sz w:val="19"/>
          <w:szCs w:val="19"/>
          <w:lang w:val="en-US"/>
        </w:rPr>
        <w:t>new</w:t>
      </w:r>
      <w:r w:rsidRPr="0033627A">
        <w:rPr>
          <w:rFonts w:ascii="Consolas" w:hAnsi="Consolas" w:cs="Consolas"/>
          <w:color w:val="000000"/>
          <w:sz w:val="19"/>
          <w:szCs w:val="19"/>
          <w:lang w:val="en-US"/>
        </w:rPr>
        <w:t xml:space="preserve"> Color();</w:t>
      </w:r>
    </w:p>
    <w:p w14:paraId="45D1E551"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try</w:t>
      </w:r>
    </w:p>
    <w:p w14:paraId="20571DEF"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49241491"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colorcito</w:t>
      </w:r>
      <w:proofErr w:type="spellEnd"/>
      <w:r w:rsidRPr="0033627A">
        <w:rPr>
          <w:rFonts w:ascii="Consolas" w:hAnsi="Consolas" w:cs="Consolas"/>
          <w:color w:val="000000"/>
          <w:sz w:val="19"/>
          <w:szCs w:val="19"/>
          <w:lang w:val="en-US"/>
        </w:rPr>
        <w:t xml:space="preserve"> = </w:t>
      </w:r>
      <w:proofErr w:type="spellStart"/>
      <w:r w:rsidRPr="0033627A">
        <w:rPr>
          <w:rFonts w:ascii="Consolas" w:hAnsi="Consolas" w:cs="Consolas"/>
          <w:color w:val="000000"/>
          <w:sz w:val="19"/>
          <w:szCs w:val="19"/>
          <w:lang w:val="en-US"/>
        </w:rPr>
        <w:t>Color.FromArgb</w:t>
      </w:r>
      <w:proofErr w:type="spellEnd"/>
      <w:r w:rsidRPr="0033627A">
        <w:rPr>
          <w:rFonts w:ascii="Consolas" w:hAnsi="Consolas" w:cs="Consolas"/>
          <w:color w:val="000000"/>
          <w:sz w:val="19"/>
          <w:szCs w:val="19"/>
          <w:lang w:val="en-US"/>
        </w:rPr>
        <w:t>(Convert.ToInt32(color));</w:t>
      </w:r>
    </w:p>
    <w:p w14:paraId="0835E81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1715F6BA"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catch</w:t>
      </w:r>
      <w:r w:rsidRPr="0033627A">
        <w:rPr>
          <w:rFonts w:ascii="Consolas" w:hAnsi="Consolas" w:cs="Consolas"/>
          <w:color w:val="000000"/>
          <w:sz w:val="19"/>
          <w:szCs w:val="19"/>
          <w:lang w:val="en-US"/>
        </w:rPr>
        <w:t xml:space="preserve"> (Exception e)</w:t>
      </w:r>
    </w:p>
    <w:p w14:paraId="40A709C6"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
    <w:p w14:paraId="632EC05A"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Debug.WriteLine</w:t>
      </w:r>
      <w:proofErr w:type="spellEnd"/>
      <w:r w:rsidRPr="0033627A">
        <w:rPr>
          <w:rFonts w:ascii="Consolas" w:hAnsi="Consolas" w:cs="Consolas"/>
          <w:color w:val="000000"/>
          <w:sz w:val="19"/>
          <w:szCs w:val="19"/>
          <w:lang w:val="en-US"/>
        </w:rPr>
        <w:t>(</w:t>
      </w:r>
      <w:proofErr w:type="spellStart"/>
      <w:r w:rsidRPr="0033627A">
        <w:rPr>
          <w:rFonts w:ascii="Consolas" w:hAnsi="Consolas" w:cs="Consolas"/>
          <w:color w:val="000000"/>
          <w:sz w:val="19"/>
          <w:szCs w:val="19"/>
          <w:lang w:val="en-US"/>
        </w:rPr>
        <w:t>e.Message</w:t>
      </w:r>
      <w:proofErr w:type="spellEnd"/>
      <w:r w:rsidRPr="0033627A">
        <w:rPr>
          <w:rFonts w:ascii="Consolas" w:hAnsi="Consolas" w:cs="Consolas"/>
          <w:color w:val="000000"/>
          <w:sz w:val="19"/>
          <w:szCs w:val="19"/>
          <w:lang w:val="en-US"/>
        </w:rPr>
        <w:t>);</w:t>
      </w:r>
    </w:p>
    <w:p w14:paraId="13962B38"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r w:rsidRPr="00716C22">
        <w:rPr>
          <w:rFonts w:ascii="Consolas" w:hAnsi="Consolas" w:cs="Consolas"/>
          <w:color w:val="000000"/>
          <w:sz w:val="19"/>
          <w:szCs w:val="19"/>
        </w:rPr>
        <w:t>}</w:t>
      </w:r>
    </w:p>
    <w:p w14:paraId="0304B3C0"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716C22">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colorcito;</w:t>
      </w:r>
    </w:p>
    <w:p w14:paraId="66708D43" w14:textId="77777777" w:rsidR="002507F4" w:rsidRDefault="002507F4" w:rsidP="002507F4">
      <w:pPr>
        <w:rPr>
          <w:rFonts w:ascii="Consolas" w:hAnsi="Consolas" w:cs="Consolas"/>
          <w:color w:val="000000"/>
          <w:sz w:val="19"/>
          <w:szCs w:val="19"/>
        </w:rPr>
      </w:pPr>
      <w:r>
        <w:rPr>
          <w:rFonts w:ascii="Consolas" w:hAnsi="Consolas" w:cs="Consolas"/>
          <w:color w:val="000000"/>
          <w:sz w:val="19"/>
          <w:szCs w:val="19"/>
        </w:rPr>
        <w:t xml:space="preserve">        }</w:t>
      </w:r>
    </w:p>
    <w:p w14:paraId="06E82C3F" w14:textId="77777777" w:rsidR="002507F4" w:rsidRDefault="002507F4" w:rsidP="002507F4">
      <w:pPr>
        <w:rPr>
          <w:rFonts w:ascii="Consolas" w:hAnsi="Consolas" w:cs="Consolas"/>
          <w:color w:val="000000"/>
          <w:sz w:val="19"/>
          <w:szCs w:val="19"/>
        </w:rPr>
      </w:pPr>
    </w:p>
    <w:p w14:paraId="13F61C65" w14:textId="77777777" w:rsidR="002507F4" w:rsidRDefault="002507F4" w:rsidP="002507F4">
      <w:pPr>
        <w:rPr>
          <w:rFonts w:ascii="Arial" w:hAnsi="Arial" w:cs="Arial"/>
          <w:color w:val="000000"/>
        </w:rPr>
      </w:pPr>
      <w:r>
        <w:rPr>
          <w:rFonts w:ascii="Arial" w:hAnsi="Arial" w:cs="Arial"/>
          <w:color w:val="000000"/>
        </w:rPr>
        <w:t>Ahora ya podemos cambiar los colores de los estado con el nuevo formulario, pero si queremos que se vean los colores en las celdas de otros formularios que también tengan estados de máquinas deberemos añadir este método también en dichos formularios:</w:t>
      </w:r>
    </w:p>
    <w:p w14:paraId="63AC084F"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FF"/>
          <w:sz w:val="19"/>
          <w:szCs w:val="19"/>
          <w:lang w:val="en-US"/>
        </w:rPr>
        <w:t>private</w:t>
      </w: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void</w:t>
      </w:r>
      <w:r w:rsidRPr="00716C22">
        <w:rPr>
          <w:rFonts w:ascii="Consolas" w:hAnsi="Consolas" w:cs="Consolas"/>
          <w:color w:val="000000"/>
          <w:sz w:val="19"/>
          <w:szCs w:val="19"/>
          <w:lang w:val="en-US"/>
        </w:rPr>
        <w:t xml:space="preserve"> </w:t>
      </w:r>
      <w:proofErr w:type="spellStart"/>
      <w:r w:rsidRPr="00716C22">
        <w:rPr>
          <w:rFonts w:ascii="Consolas" w:hAnsi="Consolas" w:cs="Consolas"/>
          <w:color w:val="000000"/>
          <w:sz w:val="19"/>
          <w:szCs w:val="19"/>
          <w:lang w:val="en-US"/>
        </w:rPr>
        <w:t>ColorEstadoMaquina</w:t>
      </w:r>
      <w:proofErr w:type="spellEnd"/>
      <w:r w:rsidRPr="00716C22">
        <w:rPr>
          <w:rFonts w:ascii="Consolas" w:hAnsi="Consolas" w:cs="Consolas"/>
          <w:color w:val="000000"/>
          <w:sz w:val="19"/>
          <w:szCs w:val="19"/>
          <w:lang w:val="en-US"/>
        </w:rPr>
        <w:t>()</w:t>
      </w:r>
    </w:p>
    <w:p w14:paraId="59C7B2B0"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
    <w:p w14:paraId="5D1EEAAB"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r w:rsidRPr="00716C22">
        <w:rPr>
          <w:rFonts w:ascii="Consolas" w:hAnsi="Consolas" w:cs="Consolas"/>
          <w:color w:val="0000FF"/>
          <w:sz w:val="19"/>
          <w:szCs w:val="19"/>
          <w:lang w:val="en-US"/>
        </w:rPr>
        <w:t>try</w:t>
      </w:r>
    </w:p>
    <w:p w14:paraId="061D8F12" w14:textId="77777777" w:rsidR="002507F4" w:rsidRPr="00716C22"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
    <w:p w14:paraId="37065D10"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716C22">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 xml:space="preserve"> obj1 = </w:t>
      </w:r>
      <w:r w:rsidRPr="0033627A">
        <w:rPr>
          <w:rFonts w:ascii="Consolas" w:hAnsi="Consolas" w:cs="Consolas"/>
          <w:color w:val="0000FF"/>
          <w:sz w:val="19"/>
          <w:szCs w:val="19"/>
          <w:lang w:val="en-US"/>
        </w:rPr>
        <w:t>new</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"Mi Condición1"</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ConditionTypes.Equal</w:t>
      </w:r>
      <w:proofErr w:type="spellEnd"/>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"AC"</w:t>
      </w:r>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false</w:t>
      </w:r>
      <w:r w:rsidRPr="0033627A">
        <w:rPr>
          <w:rFonts w:ascii="Consolas" w:hAnsi="Consolas" w:cs="Consolas"/>
          <w:color w:val="000000"/>
          <w:sz w:val="19"/>
          <w:szCs w:val="19"/>
          <w:lang w:val="en-US"/>
        </w:rPr>
        <w:t>);</w:t>
      </w:r>
    </w:p>
    <w:p w14:paraId="0A2CF925" w14:textId="77777777" w:rsidR="002507F4" w:rsidRPr="00F1324D"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F1324D">
        <w:rPr>
          <w:rFonts w:ascii="Consolas" w:hAnsi="Consolas" w:cs="Consolas"/>
          <w:color w:val="000000"/>
          <w:sz w:val="19"/>
          <w:szCs w:val="19"/>
          <w:lang w:val="en-US"/>
        </w:rPr>
        <w:t xml:space="preserve">obj1.CellBackColor = </w:t>
      </w:r>
      <w:proofErr w:type="spellStart"/>
      <w:r w:rsidRPr="00F1324D">
        <w:rPr>
          <w:rFonts w:ascii="Consolas" w:hAnsi="Consolas" w:cs="Consolas"/>
          <w:color w:val="000000"/>
          <w:sz w:val="19"/>
          <w:szCs w:val="19"/>
          <w:lang w:val="en-US"/>
        </w:rPr>
        <w:t>XmlReader.getColorMaquina</w:t>
      </w:r>
      <w:proofErr w:type="spellEnd"/>
      <w:r w:rsidRPr="00F1324D">
        <w:rPr>
          <w:rFonts w:ascii="Consolas" w:hAnsi="Consolas" w:cs="Consolas"/>
          <w:color w:val="000000"/>
          <w:sz w:val="19"/>
          <w:szCs w:val="19"/>
          <w:lang w:val="en-US"/>
        </w:rPr>
        <w:t>(</w:t>
      </w:r>
      <w:r w:rsidRPr="00F1324D">
        <w:rPr>
          <w:rFonts w:ascii="Consolas" w:hAnsi="Consolas" w:cs="Consolas"/>
          <w:color w:val="A31515"/>
          <w:sz w:val="19"/>
          <w:szCs w:val="19"/>
          <w:lang w:val="en-US"/>
        </w:rPr>
        <w:t>"AC"</w:t>
      </w:r>
      <w:r w:rsidRPr="00F1324D">
        <w:rPr>
          <w:rFonts w:ascii="Consolas" w:hAnsi="Consolas" w:cs="Consolas"/>
          <w:color w:val="000000"/>
          <w:sz w:val="19"/>
          <w:szCs w:val="19"/>
          <w:lang w:val="en-US"/>
        </w:rPr>
        <w:t>);</w:t>
      </w:r>
    </w:p>
    <w:p w14:paraId="7A5EBB1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F1324D">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 xml:space="preserve"> obj2 = </w:t>
      </w:r>
      <w:r w:rsidRPr="0033627A">
        <w:rPr>
          <w:rFonts w:ascii="Consolas" w:hAnsi="Consolas" w:cs="Consolas"/>
          <w:color w:val="0000FF"/>
          <w:sz w:val="19"/>
          <w:szCs w:val="19"/>
          <w:lang w:val="en-US"/>
        </w:rPr>
        <w:t>new</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ConditionalFormattingObject</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"Mi Condición2"</w:t>
      </w:r>
      <w:r w:rsidRPr="0033627A">
        <w:rPr>
          <w:rFonts w:ascii="Consolas" w:hAnsi="Consolas" w:cs="Consolas"/>
          <w:color w:val="000000"/>
          <w:sz w:val="19"/>
          <w:szCs w:val="19"/>
          <w:lang w:val="en-US"/>
        </w:rPr>
        <w:t xml:space="preserve">, </w:t>
      </w:r>
      <w:proofErr w:type="spellStart"/>
      <w:r w:rsidRPr="0033627A">
        <w:rPr>
          <w:rFonts w:ascii="Consolas" w:hAnsi="Consolas" w:cs="Consolas"/>
          <w:color w:val="000000"/>
          <w:sz w:val="19"/>
          <w:szCs w:val="19"/>
          <w:lang w:val="en-US"/>
        </w:rPr>
        <w:t>ConditionTypes.Equal</w:t>
      </w:r>
      <w:proofErr w:type="spellEnd"/>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"IN"</w:t>
      </w:r>
      <w:r w:rsidRPr="0033627A">
        <w:rPr>
          <w:rFonts w:ascii="Consolas" w:hAnsi="Consolas" w:cs="Consolas"/>
          <w:color w:val="000000"/>
          <w:sz w:val="19"/>
          <w:szCs w:val="19"/>
          <w:lang w:val="en-US"/>
        </w:rPr>
        <w:t xml:space="preserve">, </w:t>
      </w:r>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false</w:t>
      </w:r>
      <w:r w:rsidRPr="0033627A">
        <w:rPr>
          <w:rFonts w:ascii="Consolas" w:hAnsi="Consolas" w:cs="Consolas"/>
          <w:color w:val="000000"/>
          <w:sz w:val="19"/>
          <w:szCs w:val="19"/>
          <w:lang w:val="en-US"/>
        </w:rPr>
        <w:t>);</w:t>
      </w:r>
    </w:p>
    <w:p w14:paraId="1F3D03A1"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obj2.CellBackColor = </w:t>
      </w:r>
      <w:proofErr w:type="spellStart"/>
      <w:r w:rsidRPr="0033627A">
        <w:rPr>
          <w:rFonts w:ascii="Consolas" w:hAnsi="Consolas" w:cs="Consolas"/>
          <w:color w:val="000000"/>
          <w:sz w:val="19"/>
          <w:szCs w:val="19"/>
          <w:lang w:val="en-US"/>
        </w:rPr>
        <w:t>XmlReader.getColorMaquina</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"IN"</w:t>
      </w:r>
      <w:r w:rsidRPr="0033627A">
        <w:rPr>
          <w:rFonts w:ascii="Consolas" w:hAnsi="Consolas" w:cs="Consolas"/>
          <w:color w:val="000000"/>
          <w:sz w:val="19"/>
          <w:szCs w:val="19"/>
          <w:lang w:val="en-US"/>
        </w:rPr>
        <w:t>);</w:t>
      </w:r>
    </w:p>
    <w:p w14:paraId="02C1050B"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lastRenderedPageBreak/>
        <w:t xml:space="preserve">                </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.radGridView1.MasterTemplate.Columns[</w:t>
      </w:r>
      <w:r w:rsidRPr="0033627A">
        <w:rPr>
          <w:rFonts w:ascii="Consolas" w:hAnsi="Consolas" w:cs="Consolas"/>
          <w:color w:val="A31515"/>
          <w:sz w:val="19"/>
          <w:szCs w:val="19"/>
          <w:lang w:val="en-US"/>
        </w:rPr>
        <w:t>"Estado_Maquina"</w:t>
      </w:r>
      <w:r w:rsidRPr="0033627A">
        <w:rPr>
          <w:rFonts w:ascii="Consolas" w:hAnsi="Consolas" w:cs="Consolas"/>
          <w:color w:val="000000"/>
          <w:sz w:val="19"/>
          <w:szCs w:val="19"/>
          <w:lang w:val="en-US"/>
        </w:rPr>
        <w:t>].ConditionalFormattingObjectList.Add(obj1);</w:t>
      </w:r>
    </w:p>
    <w:p w14:paraId="41EB2A66"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sidRPr="0033627A">
        <w:rPr>
          <w:rFonts w:ascii="Consolas" w:hAnsi="Consolas" w:cs="Consolas"/>
          <w:color w:val="000000"/>
          <w:sz w:val="19"/>
          <w:szCs w:val="19"/>
          <w:lang w:val="en-US"/>
        </w:rPr>
        <w:t xml:space="preserve">                </w:t>
      </w:r>
      <w:r w:rsidRPr="0033627A">
        <w:rPr>
          <w:rFonts w:ascii="Consolas" w:hAnsi="Consolas" w:cs="Consolas"/>
          <w:color w:val="0000FF"/>
          <w:sz w:val="19"/>
          <w:szCs w:val="19"/>
          <w:lang w:val="en-US"/>
        </w:rPr>
        <w:t>this</w:t>
      </w:r>
      <w:r w:rsidRPr="0033627A">
        <w:rPr>
          <w:rFonts w:ascii="Consolas" w:hAnsi="Consolas" w:cs="Consolas"/>
          <w:color w:val="000000"/>
          <w:sz w:val="19"/>
          <w:szCs w:val="19"/>
          <w:lang w:val="en-US"/>
        </w:rPr>
        <w:t>.radGridView1.MasterTemplate.Columns[</w:t>
      </w:r>
      <w:r w:rsidRPr="0033627A">
        <w:rPr>
          <w:rFonts w:ascii="Consolas" w:hAnsi="Consolas" w:cs="Consolas"/>
          <w:color w:val="A31515"/>
          <w:sz w:val="19"/>
          <w:szCs w:val="19"/>
          <w:lang w:val="en-US"/>
        </w:rPr>
        <w:t>"Estado_Maquina"</w:t>
      </w:r>
      <w:r w:rsidRPr="0033627A">
        <w:rPr>
          <w:rFonts w:ascii="Consolas" w:hAnsi="Consolas" w:cs="Consolas"/>
          <w:color w:val="000000"/>
          <w:sz w:val="19"/>
          <w:szCs w:val="19"/>
          <w:lang w:val="en-US"/>
        </w:rPr>
        <w:t>].ConditionalFormattingObjectList.Add(obj2);</w:t>
      </w:r>
    </w:p>
    <w:p w14:paraId="75C655C2"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r>
        <w:rPr>
          <w:rFonts w:ascii="Consolas" w:hAnsi="Consolas" w:cs="Consolas"/>
          <w:color w:val="000000"/>
          <w:sz w:val="19"/>
          <w:szCs w:val="19"/>
        </w:rPr>
        <w:t>}</w:t>
      </w:r>
    </w:p>
    <w:p w14:paraId="54D4E7FD"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Exception</w:t>
      </w:r>
      <w:proofErr w:type="spellEnd"/>
      <w:r>
        <w:rPr>
          <w:rFonts w:ascii="Consolas" w:hAnsi="Consolas" w:cs="Consolas"/>
          <w:color w:val="000000"/>
          <w:sz w:val="19"/>
          <w:szCs w:val="19"/>
        </w:rPr>
        <w:t xml:space="preserve"> ex)</w:t>
      </w:r>
    </w:p>
    <w:p w14:paraId="06D4C023"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DBAF6B"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ExceptionManager.GestionarError</w:t>
      </w:r>
      <w:proofErr w:type="spellEnd"/>
      <w:r>
        <w:rPr>
          <w:rFonts w:ascii="Consolas" w:hAnsi="Consolas" w:cs="Consolas"/>
          <w:color w:val="000000"/>
          <w:sz w:val="19"/>
          <w:szCs w:val="19"/>
        </w:rPr>
        <w:t>(ex);</w:t>
      </w:r>
    </w:p>
    <w:p w14:paraId="48E57842" w14:textId="77777777" w:rsidR="002507F4" w:rsidRPr="0033627A" w:rsidRDefault="002507F4" w:rsidP="002507F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33627A">
        <w:rPr>
          <w:rFonts w:ascii="Consolas" w:hAnsi="Consolas" w:cs="Consolas"/>
          <w:color w:val="000000"/>
          <w:sz w:val="19"/>
          <w:szCs w:val="19"/>
          <w:lang w:val="en-US"/>
        </w:rPr>
        <w:t>log.Error</w:t>
      </w:r>
      <w:proofErr w:type="spellEnd"/>
      <w:r w:rsidRPr="0033627A">
        <w:rPr>
          <w:rFonts w:ascii="Consolas" w:hAnsi="Consolas" w:cs="Consolas"/>
          <w:color w:val="000000"/>
          <w:sz w:val="19"/>
          <w:szCs w:val="19"/>
          <w:lang w:val="en-US"/>
        </w:rPr>
        <w:t>(</w:t>
      </w:r>
      <w:r w:rsidRPr="0033627A">
        <w:rPr>
          <w:rFonts w:ascii="Consolas" w:hAnsi="Consolas" w:cs="Consolas"/>
          <w:color w:val="A31515"/>
          <w:sz w:val="19"/>
          <w:szCs w:val="19"/>
          <w:lang w:val="en-US"/>
        </w:rPr>
        <w:t>"</w:t>
      </w:r>
      <w:proofErr w:type="spellStart"/>
      <w:r w:rsidRPr="0033627A">
        <w:rPr>
          <w:rFonts w:ascii="Consolas" w:hAnsi="Consolas" w:cs="Consolas"/>
          <w:color w:val="A31515"/>
          <w:sz w:val="19"/>
          <w:szCs w:val="19"/>
          <w:lang w:val="en-US"/>
        </w:rPr>
        <w:t>Mensaje</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 xml:space="preserve"> + </w:t>
      </w:r>
      <w:proofErr w:type="spellStart"/>
      <w:r w:rsidRPr="0033627A">
        <w:rPr>
          <w:rFonts w:ascii="Consolas" w:hAnsi="Consolas" w:cs="Consolas"/>
          <w:color w:val="000000"/>
          <w:sz w:val="19"/>
          <w:szCs w:val="19"/>
          <w:lang w:val="en-US"/>
        </w:rPr>
        <w:t>ex.Message</w:t>
      </w:r>
      <w:proofErr w:type="spellEnd"/>
      <w:r w:rsidRPr="0033627A">
        <w:rPr>
          <w:rFonts w:ascii="Consolas" w:hAnsi="Consolas" w:cs="Consolas"/>
          <w:color w:val="000000"/>
          <w:sz w:val="19"/>
          <w:szCs w:val="19"/>
          <w:lang w:val="en-US"/>
        </w:rPr>
        <w:t xml:space="preserve"> + </w:t>
      </w:r>
      <w:r w:rsidRPr="0033627A">
        <w:rPr>
          <w:rFonts w:ascii="Consolas" w:hAnsi="Consolas" w:cs="Consolas"/>
          <w:color w:val="A31515"/>
          <w:sz w:val="19"/>
          <w:szCs w:val="19"/>
          <w:lang w:val="en-US"/>
        </w:rPr>
        <w:t xml:space="preserve">"\n </w:t>
      </w:r>
      <w:proofErr w:type="spellStart"/>
      <w:r w:rsidRPr="0033627A">
        <w:rPr>
          <w:rFonts w:ascii="Consolas" w:hAnsi="Consolas" w:cs="Consolas"/>
          <w:color w:val="A31515"/>
          <w:sz w:val="19"/>
          <w:szCs w:val="19"/>
          <w:lang w:val="en-US"/>
        </w:rPr>
        <w:t>StackTrace</w:t>
      </w:r>
      <w:proofErr w:type="spellEnd"/>
      <w:r w:rsidRPr="0033627A">
        <w:rPr>
          <w:rFonts w:ascii="Consolas" w:hAnsi="Consolas" w:cs="Consolas"/>
          <w:color w:val="A31515"/>
          <w:sz w:val="19"/>
          <w:szCs w:val="19"/>
          <w:lang w:val="en-US"/>
        </w:rPr>
        <w:t>:"</w:t>
      </w:r>
      <w:r w:rsidRPr="0033627A">
        <w:rPr>
          <w:rFonts w:ascii="Consolas" w:hAnsi="Consolas" w:cs="Consolas"/>
          <w:color w:val="000000"/>
          <w:sz w:val="19"/>
          <w:szCs w:val="19"/>
          <w:lang w:val="en-US"/>
        </w:rPr>
        <w:t xml:space="preserve"> + </w:t>
      </w:r>
      <w:proofErr w:type="spellStart"/>
      <w:r w:rsidRPr="0033627A">
        <w:rPr>
          <w:rFonts w:ascii="Consolas" w:hAnsi="Consolas" w:cs="Consolas"/>
          <w:color w:val="000000"/>
          <w:sz w:val="19"/>
          <w:szCs w:val="19"/>
          <w:lang w:val="en-US"/>
        </w:rPr>
        <w:t>ex.StackTrace</w:t>
      </w:r>
      <w:proofErr w:type="spellEnd"/>
      <w:r w:rsidRPr="0033627A">
        <w:rPr>
          <w:rFonts w:ascii="Consolas" w:hAnsi="Consolas" w:cs="Consolas"/>
          <w:color w:val="000000"/>
          <w:sz w:val="19"/>
          <w:szCs w:val="19"/>
          <w:lang w:val="en-US"/>
        </w:rPr>
        <w:t>);</w:t>
      </w:r>
    </w:p>
    <w:p w14:paraId="26435465" w14:textId="77777777" w:rsidR="002507F4" w:rsidRDefault="002507F4" w:rsidP="002507F4">
      <w:pPr>
        <w:autoSpaceDE w:val="0"/>
        <w:autoSpaceDN w:val="0"/>
        <w:adjustRightInd w:val="0"/>
        <w:spacing w:after="0" w:line="240" w:lineRule="auto"/>
        <w:rPr>
          <w:rFonts w:ascii="Consolas" w:hAnsi="Consolas" w:cs="Consolas"/>
          <w:color w:val="000000"/>
          <w:sz w:val="19"/>
          <w:szCs w:val="19"/>
        </w:rPr>
      </w:pPr>
      <w:r w:rsidRPr="0033627A">
        <w:rPr>
          <w:rFonts w:ascii="Consolas" w:hAnsi="Consolas" w:cs="Consolas"/>
          <w:color w:val="000000"/>
          <w:sz w:val="19"/>
          <w:szCs w:val="19"/>
          <w:lang w:val="en-US"/>
        </w:rPr>
        <w:t xml:space="preserve">            </w:t>
      </w:r>
      <w:r>
        <w:rPr>
          <w:rFonts w:ascii="Consolas" w:hAnsi="Consolas" w:cs="Consolas"/>
          <w:color w:val="000000"/>
          <w:sz w:val="19"/>
          <w:szCs w:val="19"/>
        </w:rPr>
        <w:t>}</w:t>
      </w:r>
    </w:p>
    <w:p w14:paraId="0009670F" w14:textId="77777777" w:rsidR="002507F4" w:rsidRPr="0055060C" w:rsidRDefault="002507F4" w:rsidP="002507F4">
      <w:pPr>
        <w:rPr>
          <w:rFonts w:ascii="Arial" w:hAnsi="Arial" w:cs="Arial"/>
          <w:bCs/>
          <w:color w:val="000000"/>
        </w:rPr>
      </w:pPr>
      <w:r>
        <w:rPr>
          <w:rFonts w:ascii="Consolas" w:hAnsi="Consolas" w:cs="Consolas"/>
          <w:color w:val="000000"/>
          <w:sz w:val="19"/>
          <w:szCs w:val="19"/>
        </w:rPr>
        <w:t xml:space="preserve">        }</w:t>
      </w:r>
    </w:p>
    <w:p w14:paraId="157DDE0E" w14:textId="77777777" w:rsidR="002507F4" w:rsidRDefault="002507F4" w:rsidP="002507F4">
      <w:pPr>
        <w:rPr>
          <w:rFonts w:cstheme="minorHAnsi"/>
          <w:b/>
        </w:rPr>
      </w:pPr>
    </w:p>
    <w:p w14:paraId="34BDAC6D" w14:textId="77777777" w:rsidR="002507F4" w:rsidRDefault="002507F4" w:rsidP="002507F4">
      <w:pPr>
        <w:rPr>
          <w:rFonts w:cstheme="minorHAnsi"/>
          <w:b/>
        </w:rPr>
      </w:pPr>
    </w:p>
    <w:p w14:paraId="347EAE5C" w14:textId="77777777" w:rsidR="002507F4" w:rsidRDefault="002507F4" w:rsidP="002507F4">
      <w:pPr>
        <w:rPr>
          <w:rFonts w:cstheme="minorHAnsi"/>
          <w:b/>
        </w:rPr>
      </w:pPr>
    </w:p>
    <w:p w14:paraId="7AF3CCE5" w14:textId="77777777" w:rsidR="002507F4" w:rsidRDefault="002507F4" w:rsidP="002507F4">
      <w:pPr>
        <w:rPr>
          <w:rFonts w:cstheme="minorHAnsi"/>
          <w:b/>
        </w:rPr>
      </w:pPr>
    </w:p>
    <w:p w14:paraId="76086659" w14:textId="77777777" w:rsidR="002507F4" w:rsidRDefault="002507F4" w:rsidP="002507F4">
      <w:pPr>
        <w:rPr>
          <w:rFonts w:cstheme="minorHAnsi"/>
          <w:b/>
        </w:rPr>
      </w:pPr>
    </w:p>
    <w:p w14:paraId="225342EB" w14:textId="77777777" w:rsidR="002507F4" w:rsidRPr="00287171" w:rsidRDefault="002507F4" w:rsidP="002507F4">
      <w:pPr>
        <w:pStyle w:val="Ttulo2"/>
      </w:pPr>
      <w:bookmarkStart w:id="40" w:name="_Toc42003173"/>
      <w:r w:rsidRPr="00287171">
        <w:t>Gestión de excepciones</w:t>
      </w:r>
      <w:bookmarkEnd w:id="40"/>
    </w:p>
    <w:p w14:paraId="6F3AF27B" w14:textId="6F7EBDA1" w:rsidR="002507F4" w:rsidRPr="00287171" w:rsidRDefault="002507F4" w:rsidP="002507F4">
      <w:pPr>
        <w:spacing w:after="0"/>
        <w:rPr>
          <w:rFonts w:cstheme="minorHAnsi"/>
          <w:color w:val="000000"/>
        </w:rPr>
      </w:pPr>
      <w:r w:rsidRPr="00287171">
        <w:rPr>
          <w:rFonts w:cstheme="minorHAnsi"/>
          <w:color w:val="000000"/>
        </w:rPr>
        <w:t xml:space="preserve">Por el momento usamos la clase </w:t>
      </w:r>
      <w:proofErr w:type="spellStart"/>
      <w:r w:rsidRPr="00287171">
        <w:rPr>
          <w:rFonts w:cstheme="minorHAnsi"/>
          <w:color w:val="000000"/>
        </w:rPr>
        <w:t>ExceptionManager</w:t>
      </w:r>
      <w:proofErr w:type="spellEnd"/>
      <w:r w:rsidRPr="00287171">
        <w:rPr>
          <w:rFonts w:cstheme="minorHAnsi"/>
          <w:color w:val="000000"/>
        </w:rPr>
        <w:t xml:space="preserve"> que por ahora tiene un único método que recibe una excepción y muestra en pantalla el mensaje y el </w:t>
      </w:r>
      <w:proofErr w:type="spellStart"/>
      <w:r w:rsidRPr="00287171">
        <w:rPr>
          <w:rFonts w:cstheme="minorHAnsi"/>
          <w:color w:val="000000"/>
        </w:rPr>
        <w:t>Stack</w:t>
      </w:r>
      <w:proofErr w:type="spellEnd"/>
      <w:r w:rsidRPr="00287171">
        <w:rPr>
          <w:rFonts w:cstheme="minorHAnsi"/>
          <w:color w:val="000000"/>
        </w:rPr>
        <w:t xml:space="preserve"> Trace. En un futuro gestionaremos las excepciones de otra </w:t>
      </w:r>
      <w:r>
        <w:rPr>
          <w:rFonts w:cstheme="minorHAnsi"/>
          <w:color w:val="000000"/>
        </w:rPr>
        <w:t xml:space="preserve">manera, pero por ahora llamamos </w:t>
      </w:r>
      <w:r w:rsidRPr="00287171">
        <w:rPr>
          <w:rFonts w:cstheme="minorHAnsi"/>
          <w:color w:val="000000"/>
        </w:rPr>
        <w:t>a este método para tenerlo centralizado.</w:t>
      </w:r>
    </w:p>
    <w:p w14:paraId="46D93A9C" w14:textId="77777777" w:rsidR="002507F4" w:rsidRDefault="002507F4" w:rsidP="002507F4">
      <w:pPr>
        <w:rPr>
          <w:rFonts w:cstheme="minorHAnsi"/>
          <w:b/>
        </w:rPr>
      </w:pPr>
    </w:p>
    <w:p w14:paraId="16AA4459" w14:textId="0CC940A7" w:rsidR="002507F4" w:rsidRPr="00287171" w:rsidRDefault="002507F4" w:rsidP="002507F4">
      <w:pPr>
        <w:pStyle w:val="Ttulo2"/>
      </w:pPr>
      <w:bookmarkStart w:id="41" w:name="_Toc42003174"/>
      <w:r w:rsidRPr="00287171">
        <w:t>Generar Versiones</w:t>
      </w:r>
      <w:bookmarkEnd w:id="41"/>
    </w:p>
    <w:p w14:paraId="1D0CBD5C" w14:textId="74772759" w:rsidR="002507F4" w:rsidRDefault="002507F4" w:rsidP="002507F4">
      <w:pPr>
        <w:rPr>
          <w:rFonts w:cstheme="minorHAnsi"/>
        </w:rPr>
      </w:pPr>
      <w:r w:rsidRPr="00D1095A">
        <w:rPr>
          <w:rFonts w:cstheme="minorHAnsi"/>
        </w:rPr>
        <w:t xml:space="preserve">Para generar versiones usamos la extensión Microsoft Visual Studio </w:t>
      </w:r>
      <w:proofErr w:type="spellStart"/>
      <w:r w:rsidRPr="00D1095A">
        <w:rPr>
          <w:rFonts w:cstheme="minorHAnsi"/>
        </w:rPr>
        <w:t>Installer</w:t>
      </w:r>
      <w:proofErr w:type="spellEnd"/>
      <w:r w:rsidRPr="00D1095A">
        <w:rPr>
          <w:rFonts w:cstheme="minorHAnsi"/>
        </w:rPr>
        <w:t xml:space="preserve"> </w:t>
      </w:r>
      <w:proofErr w:type="spellStart"/>
      <w:r w:rsidRPr="00D1095A">
        <w:rPr>
          <w:rFonts w:cstheme="minorHAnsi"/>
        </w:rPr>
        <w:t>Projects</w:t>
      </w:r>
      <w:proofErr w:type="spellEnd"/>
      <w:r w:rsidRPr="00D1095A">
        <w:rPr>
          <w:rFonts w:cstheme="minorHAnsi"/>
        </w:rPr>
        <w:t xml:space="preserve">. Con esta extensión se nos añadirá un nuevo proyecto a la solución llamada </w:t>
      </w:r>
      <w:proofErr w:type="spellStart"/>
      <w:r w:rsidRPr="00D1095A">
        <w:rPr>
          <w:rFonts w:cstheme="minorHAnsi"/>
        </w:rPr>
        <w:t>Setup</w:t>
      </w:r>
      <w:proofErr w:type="spellEnd"/>
      <w:r w:rsidRPr="00D1095A">
        <w:rPr>
          <w:rFonts w:cstheme="minorHAnsi"/>
        </w:rPr>
        <w:t xml:space="preserve">. En este proyecto podemos pulsar </w:t>
      </w:r>
      <w:proofErr w:type="spellStart"/>
      <w:r w:rsidRPr="00D1095A">
        <w:rPr>
          <w:rFonts w:cstheme="minorHAnsi"/>
        </w:rPr>
        <w:t>click</w:t>
      </w:r>
      <w:proofErr w:type="spellEnd"/>
      <w:r w:rsidRPr="00D1095A">
        <w:rPr>
          <w:rFonts w:cstheme="minorHAnsi"/>
        </w:rPr>
        <w:t xml:space="preserve"> derecho y entrar en View&gt;Sistema de archivos, donde podremos ver todo lo que se instalará. Para empezar añadimos los Resultados del proyecto, esto es lo que se genera en las carpetas de </w:t>
      </w:r>
      <w:proofErr w:type="spellStart"/>
      <w:r w:rsidRPr="00D1095A">
        <w:rPr>
          <w:rFonts w:cstheme="minorHAnsi"/>
        </w:rPr>
        <w:t>Debug</w:t>
      </w:r>
      <w:proofErr w:type="spellEnd"/>
      <w:r w:rsidRPr="00D1095A">
        <w:rPr>
          <w:rFonts w:cstheme="minorHAnsi"/>
        </w:rPr>
        <w:t>/</w:t>
      </w:r>
      <w:proofErr w:type="spellStart"/>
      <w:r w:rsidRPr="00D1095A">
        <w:rPr>
          <w:rFonts w:cstheme="minorHAnsi"/>
        </w:rPr>
        <w:t>Release</w:t>
      </w:r>
      <w:proofErr w:type="spellEnd"/>
      <w:r w:rsidRPr="00D1095A">
        <w:rPr>
          <w:rFonts w:cstheme="minorHAnsi"/>
        </w:rPr>
        <w:t xml:space="preserve"> al compilar las aplicaciones y que son necesarias para su funcionamiento.</w:t>
      </w:r>
      <w:r>
        <w:rPr>
          <w:rFonts w:cstheme="minorHAnsi"/>
        </w:rPr>
        <w:t>.</w:t>
      </w:r>
      <w:r w:rsidRPr="00D1095A">
        <w:rPr>
          <w:rFonts w:cstheme="minorHAnsi"/>
        </w:rPr>
        <w:t xml:space="preserve"> En el instalador también se incluyen los archivos XML que utiliza el proyecto así como la carpeta de recursos que se añade automáticamente al añadir los resultados del proyecto.</w:t>
      </w:r>
      <w:r>
        <w:rPr>
          <w:rFonts w:cstheme="minorHAnsi"/>
        </w:rPr>
        <w:t xml:space="preserve"> Una vez están añadidos los resultados del proyecto no será necesario volver a hacerlo, si por ejemplo añades una imagen nueva a los recursos del proyecto para un nuevo botón, no será necesario que añadas esa imagen a los archivos del instalador, simplemente deberás recompilarlo</w:t>
      </w:r>
    </w:p>
    <w:p w14:paraId="5D0A506A" w14:textId="1924691A" w:rsidR="002507F4" w:rsidRDefault="002507F4" w:rsidP="002507F4">
      <w:pPr>
        <w:rPr>
          <w:rFonts w:cstheme="minorHAnsi"/>
        </w:rPr>
      </w:pPr>
      <w:r>
        <w:rPr>
          <w:rFonts w:cstheme="minorHAnsi"/>
        </w:rPr>
        <w:t xml:space="preserve">Es importante que cada vez que generemos una versión pulsemos encima del </w:t>
      </w:r>
      <w:proofErr w:type="spellStart"/>
      <w:r>
        <w:rPr>
          <w:rFonts w:cstheme="minorHAnsi"/>
        </w:rPr>
        <w:t>setup</w:t>
      </w:r>
      <w:proofErr w:type="spellEnd"/>
      <w:r>
        <w:rPr>
          <w:rFonts w:cstheme="minorHAnsi"/>
        </w:rPr>
        <w:t xml:space="preserve"> y cambiemos a la pestaña de propiedades. Aquí deberemos de subirle la versión al proyecto, cuando nos pregunte si queremos cambiar también el </w:t>
      </w:r>
      <w:proofErr w:type="spellStart"/>
      <w:r>
        <w:rPr>
          <w:rFonts w:cstheme="minorHAnsi"/>
        </w:rPr>
        <w:t>ProductCode</w:t>
      </w:r>
      <w:proofErr w:type="spellEnd"/>
      <w:r>
        <w:rPr>
          <w:rFonts w:cstheme="minorHAnsi"/>
        </w:rPr>
        <w:t xml:space="preserve"> le decimos que </w:t>
      </w:r>
      <w:proofErr w:type="spellStart"/>
      <w:r>
        <w:rPr>
          <w:rFonts w:cstheme="minorHAnsi"/>
        </w:rPr>
        <w:t>si</w:t>
      </w:r>
      <w:proofErr w:type="spellEnd"/>
      <w:r>
        <w:rPr>
          <w:rFonts w:cstheme="minorHAnsi"/>
        </w:rPr>
        <w:t xml:space="preserve">. Esto lo hacemos para que al instalar esa versión en un ordenador que ya tiene instalada la versión </w:t>
      </w:r>
      <w:proofErr w:type="spellStart"/>
      <w:r>
        <w:rPr>
          <w:rFonts w:cstheme="minorHAnsi"/>
        </w:rPr>
        <w:t>anterior,sepa</w:t>
      </w:r>
      <w:proofErr w:type="spellEnd"/>
      <w:r>
        <w:rPr>
          <w:rFonts w:cstheme="minorHAnsi"/>
        </w:rPr>
        <w:t xml:space="preserve"> que es una versión nueva y </w:t>
      </w:r>
      <w:proofErr w:type="spellStart"/>
      <w:r>
        <w:rPr>
          <w:rFonts w:cstheme="minorHAnsi"/>
        </w:rPr>
        <w:t>sobreescriba</w:t>
      </w:r>
      <w:proofErr w:type="spellEnd"/>
      <w:r>
        <w:rPr>
          <w:rFonts w:cstheme="minorHAnsi"/>
        </w:rPr>
        <w:t xml:space="preserve"> la versión anterior. Si no hacemos esto al tratar de instalar nos dirá que el producto ya está instalado y que debemos de desinstalarlo primero. </w:t>
      </w:r>
    </w:p>
    <w:p w14:paraId="77FFB50F" w14:textId="24E0BFB9" w:rsidR="002507F4" w:rsidRDefault="002507F4" w:rsidP="002507F4">
      <w:pPr>
        <w:rPr>
          <w:rFonts w:cstheme="minorHAnsi"/>
          <w:b/>
        </w:rPr>
      </w:pPr>
      <w:r>
        <w:rPr>
          <w:rFonts w:cstheme="minorHAnsi"/>
          <w:b/>
        </w:rPr>
        <w:lastRenderedPageBreak/>
        <w:t xml:space="preserve">Muy importante recordar que cada archivo XML nuevo que se incluya en el proyecto deberá incluirse también en el </w:t>
      </w:r>
      <w:proofErr w:type="spellStart"/>
      <w:r>
        <w:rPr>
          <w:rFonts w:cstheme="minorHAnsi"/>
          <w:b/>
        </w:rPr>
        <w:t>setup</w:t>
      </w:r>
      <w:proofErr w:type="spellEnd"/>
      <w:r>
        <w:rPr>
          <w:rFonts w:cstheme="minorHAnsi"/>
          <w:b/>
        </w:rPr>
        <w:t>, también en el caso de que añadamos nuevos recursos tendremos que recompilar el proyecto de instalación para que recoja las cosas nuevas del proyecto.</w:t>
      </w:r>
    </w:p>
    <w:p w14:paraId="0DCEB75A" w14:textId="77777777" w:rsidR="002507F4" w:rsidRDefault="002507F4" w:rsidP="002507F4">
      <w:pPr>
        <w:rPr>
          <w:rFonts w:cstheme="minorHAnsi"/>
          <w:b/>
        </w:rPr>
      </w:pPr>
    </w:p>
    <w:p w14:paraId="438E79F8" w14:textId="6BF9A3BB" w:rsidR="002507F4" w:rsidRDefault="002507F4" w:rsidP="002507F4">
      <w:pPr>
        <w:rPr>
          <w:rFonts w:cstheme="minorHAnsi"/>
          <w:b/>
          <w:sz w:val="32"/>
        </w:rPr>
      </w:pPr>
      <w:r w:rsidRPr="00912F88">
        <w:rPr>
          <w:rFonts w:cstheme="minorHAnsi"/>
          <w:b/>
          <w:sz w:val="32"/>
        </w:rPr>
        <w:t>Extras</w:t>
      </w:r>
    </w:p>
    <w:p w14:paraId="71E627E0" w14:textId="56B44445" w:rsidR="002507F4" w:rsidRDefault="002507F4" w:rsidP="002507F4">
      <w:pPr>
        <w:pStyle w:val="Ttulo2"/>
      </w:pPr>
      <w:bookmarkStart w:id="42" w:name="_Toc42003175"/>
      <w:r>
        <w:t>Temas</w:t>
      </w:r>
      <w:bookmarkEnd w:id="42"/>
    </w:p>
    <w:p w14:paraId="2594C0C6" w14:textId="166D24F5" w:rsidR="002507F4" w:rsidRPr="00AB249E" w:rsidRDefault="002507F4" w:rsidP="002507F4">
      <w:pPr>
        <w:rPr>
          <w:rFonts w:cstheme="minorHAnsi"/>
          <w:color w:val="000000"/>
        </w:rPr>
      </w:pPr>
      <w:r w:rsidRPr="00AB249E">
        <w:rPr>
          <w:rFonts w:cstheme="minorHAnsi"/>
        </w:rPr>
        <w:t xml:space="preserve">Al principio de </w:t>
      </w:r>
      <w:proofErr w:type="spellStart"/>
      <w:r w:rsidRPr="00AB249E">
        <w:rPr>
          <w:rFonts w:cstheme="minorHAnsi"/>
        </w:rPr>
        <w:t>SFPrincipal</w:t>
      </w:r>
      <w:proofErr w:type="spellEnd"/>
      <w:r w:rsidRPr="00AB249E">
        <w:rPr>
          <w:rFonts w:cstheme="minorHAnsi"/>
        </w:rPr>
        <w:t xml:space="preserve">, en el constructor, se llama al método </w:t>
      </w:r>
      <w:proofErr w:type="spellStart"/>
      <w:r w:rsidRPr="00AB249E">
        <w:rPr>
          <w:rFonts w:cstheme="minorHAnsi"/>
          <w:color w:val="000000"/>
        </w:rPr>
        <w:t>InitializeThemesDropDown</w:t>
      </w:r>
      <w:proofErr w:type="spellEnd"/>
      <w:r w:rsidRPr="00AB249E">
        <w:rPr>
          <w:rFonts w:cstheme="minorHAnsi"/>
          <w:color w:val="000000"/>
        </w:rPr>
        <w:t xml:space="preserve">() donde inicializamos el combo de temas y se los añadimos. </w:t>
      </w:r>
      <w:proofErr w:type="spellStart"/>
      <w:r w:rsidRPr="00AB249E">
        <w:rPr>
          <w:rFonts w:cstheme="minorHAnsi"/>
          <w:color w:val="000000"/>
        </w:rPr>
        <w:t>Tambien</w:t>
      </w:r>
      <w:proofErr w:type="spellEnd"/>
      <w:r w:rsidRPr="00AB249E">
        <w:rPr>
          <w:rFonts w:cstheme="minorHAnsi"/>
          <w:color w:val="000000"/>
        </w:rPr>
        <w:t xml:space="preserve"> cargamos el tema por defecto, en nuestro caso usamos el de Windows8.</w:t>
      </w:r>
    </w:p>
    <w:p w14:paraId="499C90D5" w14:textId="2DC84C52" w:rsidR="002507F4" w:rsidRDefault="002507F4" w:rsidP="002507F4">
      <w:pPr>
        <w:rPr>
          <w:rFonts w:cstheme="minorHAnsi"/>
          <w:b/>
          <w:sz w:val="24"/>
        </w:rPr>
      </w:pPr>
      <w:r>
        <w:rPr>
          <w:noProof/>
          <w:lang w:eastAsia="es-ES"/>
        </w:rPr>
        <w:drawing>
          <wp:inline distT="0" distB="0" distL="0" distR="0" wp14:anchorId="3B34E0B6" wp14:editId="769D765D">
            <wp:extent cx="5400040" cy="24390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9035"/>
                    </a:xfrm>
                    <a:prstGeom prst="rect">
                      <a:avLst/>
                    </a:prstGeom>
                  </pic:spPr>
                </pic:pic>
              </a:graphicData>
            </a:graphic>
          </wp:inline>
        </w:drawing>
      </w:r>
    </w:p>
    <w:p w14:paraId="51DAA9F7" w14:textId="7824A493" w:rsidR="002507F4" w:rsidRDefault="002507F4" w:rsidP="002507F4">
      <w:pPr>
        <w:rPr>
          <w:rFonts w:cstheme="minorHAnsi"/>
          <w:sz w:val="24"/>
        </w:rPr>
      </w:pPr>
      <w:r w:rsidRPr="00AB249E">
        <w:rPr>
          <w:rFonts w:cstheme="minorHAnsi"/>
          <w:sz w:val="24"/>
        </w:rPr>
        <w:t xml:space="preserve">En el método </w:t>
      </w:r>
      <w:proofErr w:type="spellStart"/>
      <w:r w:rsidRPr="00AB249E">
        <w:rPr>
          <w:rFonts w:cstheme="minorHAnsi"/>
          <w:sz w:val="24"/>
        </w:rPr>
        <w:t>temasItem_Click</w:t>
      </w:r>
      <w:proofErr w:type="spellEnd"/>
      <w:r w:rsidRPr="00AB249E">
        <w:rPr>
          <w:rFonts w:cstheme="minorHAnsi"/>
          <w:sz w:val="24"/>
        </w:rPr>
        <w:t xml:space="preserve"> </w:t>
      </w:r>
      <w:r>
        <w:rPr>
          <w:rFonts w:cstheme="minorHAnsi"/>
          <w:sz w:val="24"/>
        </w:rPr>
        <w:t>cargamos el nuevo tema que se seleccione y lo configuramos como tema de la aplicación.</w:t>
      </w:r>
      <w:r w:rsidRPr="00AB249E">
        <w:rPr>
          <w:noProof/>
          <w:lang w:eastAsia="es-ES"/>
        </w:rPr>
        <w:drawing>
          <wp:inline distT="0" distB="0" distL="0" distR="0" wp14:anchorId="11D2BC3C" wp14:editId="5C8BF361">
            <wp:extent cx="5400040" cy="3187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87065"/>
                    </a:xfrm>
                    <a:prstGeom prst="rect">
                      <a:avLst/>
                    </a:prstGeom>
                  </pic:spPr>
                </pic:pic>
              </a:graphicData>
            </a:graphic>
          </wp:inline>
        </w:drawing>
      </w:r>
    </w:p>
    <w:p w14:paraId="182B1787" w14:textId="148A2054" w:rsidR="002507F4" w:rsidRDefault="002507F4" w:rsidP="002507F4">
      <w:pPr>
        <w:rPr>
          <w:rFonts w:cstheme="minorHAnsi"/>
          <w:sz w:val="24"/>
        </w:rPr>
      </w:pPr>
      <w:r>
        <w:rPr>
          <w:rFonts w:cstheme="minorHAnsi"/>
          <w:sz w:val="24"/>
        </w:rPr>
        <w:lastRenderedPageBreak/>
        <w:t xml:space="preserve">Por </w:t>
      </w:r>
      <w:proofErr w:type="spellStart"/>
      <w:r>
        <w:rPr>
          <w:rFonts w:cstheme="minorHAnsi"/>
          <w:sz w:val="24"/>
        </w:rPr>
        <w:t>último,si</w:t>
      </w:r>
      <w:proofErr w:type="spellEnd"/>
      <w:r>
        <w:rPr>
          <w:rFonts w:cstheme="minorHAnsi"/>
          <w:sz w:val="24"/>
        </w:rPr>
        <w:t xml:space="preserve"> abrimos una ventana nueva y queremos aplicarle el tema de la </w:t>
      </w:r>
      <w:proofErr w:type="spellStart"/>
      <w:r>
        <w:rPr>
          <w:rFonts w:cstheme="minorHAnsi"/>
          <w:sz w:val="24"/>
        </w:rPr>
        <w:t>aplicación,en</w:t>
      </w:r>
      <w:proofErr w:type="spellEnd"/>
      <w:r>
        <w:rPr>
          <w:rFonts w:cstheme="minorHAnsi"/>
          <w:sz w:val="24"/>
        </w:rPr>
        <w:t xml:space="preserve"> su </w:t>
      </w:r>
      <w:proofErr w:type="spellStart"/>
      <w:r>
        <w:rPr>
          <w:rFonts w:cstheme="minorHAnsi"/>
          <w:sz w:val="24"/>
        </w:rPr>
        <w:t>consctructor</w:t>
      </w:r>
      <w:proofErr w:type="spellEnd"/>
      <w:r>
        <w:rPr>
          <w:rFonts w:cstheme="minorHAnsi"/>
          <w:sz w:val="24"/>
        </w:rPr>
        <w:t xml:space="preserve"> haríamos:</w:t>
      </w:r>
    </w:p>
    <w:p w14:paraId="2D20A20F" w14:textId="102B5DDB" w:rsidR="002507F4" w:rsidRPr="00716C22" w:rsidRDefault="002507F4" w:rsidP="002507F4">
      <w:pPr>
        <w:autoSpaceDE w:val="0"/>
        <w:autoSpaceDN w:val="0"/>
        <w:adjustRightInd w:val="0"/>
        <w:spacing w:after="0" w:line="240" w:lineRule="auto"/>
        <w:rPr>
          <w:rFonts w:cstheme="minorHAnsi"/>
          <w:color w:val="000000"/>
          <w:lang w:val="en-US"/>
        </w:rPr>
      </w:pPr>
      <w:r w:rsidRPr="00AB249E">
        <w:rPr>
          <w:rFonts w:cstheme="minorHAnsi"/>
          <w:color w:val="000000"/>
        </w:rPr>
        <w:t xml:space="preserve"> </w:t>
      </w:r>
      <w:proofErr w:type="spellStart"/>
      <w:r w:rsidRPr="00716C22">
        <w:rPr>
          <w:rFonts w:cstheme="minorHAnsi"/>
          <w:color w:val="0000FF"/>
          <w:lang w:val="en-US"/>
        </w:rPr>
        <w:t>this</w:t>
      </w:r>
      <w:r w:rsidRPr="00716C22">
        <w:rPr>
          <w:rFonts w:cstheme="minorHAnsi"/>
          <w:color w:val="000000"/>
          <w:lang w:val="en-US"/>
        </w:rPr>
        <w:t>.ThemeName</w:t>
      </w:r>
      <w:proofErr w:type="spellEnd"/>
      <w:r w:rsidRPr="00716C22">
        <w:rPr>
          <w:rFonts w:cstheme="minorHAnsi"/>
          <w:color w:val="000000"/>
          <w:lang w:val="en-US"/>
        </w:rPr>
        <w:t xml:space="preserve"> = </w:t>
      </w:r>
      <w:proofErr w:type="spellStart"/>
      <w:r w:rsidRPr="00716C22">
        <w:rPr>
          <w:rFonts w:cstheme="minorHAnsi"/>
          <w:color w:val="000000"/>
          <w:lang w:val="en-US"/>
        </w:rPr>
        <w:t>ThemeResolutionService.ApplicationThemeName</w:t>
      </w:r>
      <w:proofErr w:type="spellEnd"/>
      <w:r w:rsidRPr="00716C22">
        <w:rPr>
          <w:rFonts w:cstheme="minorHAnsi"/>
          <w:color w:val="000000"/>
          <w:lang w:val="en-US"/>
        </w:rPr>
        <w:t>;</w:t>
      </w:r>
    </w:p>
    <w:p w14:paraId="1206F77B" w14:textId="77777777" w:rsidR="002507F4" w:rsidRPr="00716C22" w:rsidRDefault="002507F4" w:rsidP="002507F4">
      <w:pPr>
        <w:rPr>
          <w:rFonts w:cstheme="minorHAnsi"/>
          <w:sz w:val="24"/>
          <w:lang w:val="en-US"/>
        </w:rPr>
      </w:pPr>
    </w:p>
    <w:p w14:paraId="630B4048" w14:textId="77777777" w:rsidR="002507F4" w:rsidRPr="00716C22" w:rsidRDefault="002507F4" w:rsidP="002507F4">
      <w:pPr>
        <w:pStyle w:val="Ttulo2"/>
        <w:rPr>
          <w:color w:val="000000"/>
          <w:lang w:val="en-US"/>
        </w:rPr>
      </w:pPr>
      <w:bookmarkStart w:id="43" w:name="_Toc42003176"/>
      <w:r w:rsidRPr="00716C22">
        <w:rPr>
          <w:lang w:val="en-US"/>
        </w:rPr>
        <w:t>Summary Rows</w:t>
      </w:r>
      <w:bookmarkEnd w:id="43"/>
    </w:p>
    <w:p w14:paraId="41ADF408" w14:textId="661D742F" w:rsidR="002507F4" w:rsidRPr="00E95636" w:rsidRDefault="002507F4" w:rsidP="002507F4">
      <w:pPr>
        <w:rPr>
          <w:rFonts w:cstheme="minorHAnsi"/>
        </w:rPr>
      </w:pPr>
      <w:r w:rsidRPr="00E95636">
        <w:rPr>
          <w:rFonts w:cstheme="minorHAnsi"/>
        </w:rPr>
        <w:t>Para añadir filas con funciones agregadas</w:t>
      </w:r>
      <w:r>
        <w:rPr>
          <w:rFonts w:cstheme="minorHAnsi"/>
        </w:rPr>
        <w:t xml:space="preserve"> en las agrupaciones</w:t>
      </w:r>
      <w:r w:rsidRPr="00E95636">
        <w:rPr>
          <w:rFonts w:cstheme="minorHAnsi"/>
        </w:rPr>
        <w:t>:</w:t>
      </w:r>
    </w:p>
    <w:p w14:paraId="4977A3A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rPr>
        <w:t xml:space="preserve">  </w:t>
      </w:r>
      <w:proofErr w:type="spellStart"/>
      <w:r w:rsidRPr="00E95636">
        <w:rPr>
          <w:rFonts w:cstheme="minorHAnsi"/>
          <w:color w:val="000000"/>
          <w:lang w:val="en-US"/>
        </w:rPr>
        <w:t>GridViewSummaryItem</w:t>
      </w:r>
      <w:proofErr w:type="spellEnd"/>
      <w:r w:rsidRPr="00E95636">
        <w:rPr>
          <w:rFonts w:cstheme="minorHAnsi"/>
          <w:color w:val="000000"/>
          <w:lang w:val="en-US"/>
        </w:rPr>
        <w:t xml:space="preserve"> </w:t>
      </w:r>
      <w:proofErr w:type="spellStart"/>
      <w:r w:rsidRPr="00E95636">
        <w:rPr>
          <w:rFonts w:cstheme="minorHAnsi"/>
          <w:color w:val="000000"/>
          <w:lang w:val="en-US"/>
        </w:rPr>
        <w:t>summaryItem</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GridViewSummaryItem</w:t>
      </w:r>
      <w:proofErr w:type="spellEnd"/>
      <w:r w:rsidRPr="00E95636">
        <w:rPr>
          <w:rFonts w:cstheme="minorHAnsi"/>
          <w:color w:val="000000"/>
          <w:lang w:val="en-US"/>
        </w:rPr>
        <w:t>();</w:t>
      </w:r>
    </w:p>
    <w:p w14:paraId="0DCD57B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summaryItem.Name</w:t>
      </w:r>
      <w:proofErr w:type="spellEnd"/>
      <w:r w:rsidRPr="00E95636">
        <w:rPr>
          <w:rFonts w:cstheme="minorHAnsi"/>
          <w:color w:val="000000"/>
          <w:lang w:val="en-US"/>
        </w:rPr>
        <w:t xml:space="preserve"> = </w:t>
      </w:r>
      <w:r w:rsidRPr="00E95636">
        <w:rPr>
          <w:rFonts w:cstheme="minorHAnsi"/>
          <w:lang w:val="en-US"/>
        </w:rPr>
        <w:t>NOMBRECOLUMNA</w:t>
      </w:r>
      <w:r w:rsidRPr="00E95636">
        <w:rPr>
          <w:rFonts w:cstheme="minorHAnsi"/>
          <w:color w:val="000000"/>
          <w:lang w:val="en-US"/>
        </w:rPr>
        <w:t>;</w:t>
      </w:r>
    </w:p>
    <w:p w14:paraId="19A9F2FA"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summaryItem.Aggregate</w:t>
      </w:r>
      <w:proofErr w:type="spellEnd"/>
      <w:r w:rsidRPr="00E95636">
        <w:rPr>
          <w:rFonts w:cstheme="minorHAnsi"/>
          <w:color w:val="000000"/>
          <w:lang w:val="en-US"/>
        </w:rPr>
        <w:t xml:space="preserve"> = FUNCIÓN;</w:t>
      </w:r>
    </w:p>
    <w:p w14:paraId="27DB13D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 xml:space="preserve"> </w:t>
      </w:r>
      <w:proofErr w:type="spellStart"/>
      <w:r w:rsidRPr="00E95636">
        <w:rPr>
          <w:rFonts w:cstheme="minorHAnsi"/>
          <w:color w:val="000000"/>
          <w:lang w:val="en-US"/>
        </w:rPr>
        <w:t>summaryRowItem</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w:t>
      </w:r>
    </w:p>
    <w:p w14:paraId="1A953A0F"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summaryRowItem.Add</w:t>
      </w:r>
      <w:proofErr w:type="spellEnd"/>
      <w:r w:rsidRPr="00E95636">
        <w:rPr>
          <w:rFonts w:cstheme="minorHAnsi"/>
          <w:color w:val="000000"/>
          <w:lang w:val="en-US"/>
        </w:rPr>
        <w:t>(</w:t>
      </w:r>
      <w:proofErr w:type="spellStart"/>
      <w:r w:rsidRPr="00E95636">
        <w:rPr>
          <w:rFonts w:cstheme="minorHAnsi"/>
          <w:color w:val="000000"/>
          <w:lang w:val="en-US"/>
        </w:rPr>
        <w:t>summaryItem</w:t>
      </w:r>
      <w:proofErr w:type="spellEnd"/>
      <w:r w:rsidRPr="00E95636">
        <w:rPr>
          <w:rFonts w:cstheme="minorHAnsi"/>
          <w:color w:val="000000"/>
          <w:lang w:val="en-US"/>
        </w:rPr>
        <w:t>);</w:t>
      </w:r>
    </w:p>
    <w:p w14:paraId="69E11D33" w14:textId="77777777" w:rsidR="002507F4" w:rsidRPr="00E95636" w:rsidRDefault="002507F4" w:rsidP="002507F4">
      <w:pPr>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.gridView.SummaryRowsTop.Add</w:t>
      </w:r>
      <w:proofErr w:type="spellEnd"/>
      <w:r w:rsidRPr="00E95636">
        <w:rPr>
          <w:rFonts w:cstheme="minorHAnsi"/>
          <w:color w:val="000000"/>
          <w:lang w:val="en-US"/>
        </w:rPr>
        <w:t>(</w:t>
      </w:r>
      <w:proofErr w:type="spellStart"/>
      <w:r w:rsidRPr="00E95636">
        <w:rPr>
          <w:rFonts w:cstheme="minorHAnsi"/>
          <w:color w:val="000000"/>
          <w:lang w:val="en-US"/>
        </w:rPr>
        <w:t>summaryRowItem</w:t>
      </w:r>
      <w:proofErr w:type="spellEnd"/>
      <w:r w:rsidRPr="00E95636">
        <w:rPr>
          <w:rFonts w:cstheme="minorHAnsi"/>
          <w:color w:val="000000"/>
          <w:lang w:val="en-US"/>
        </w:rPr>
        <w:t>);</w:t>
      </w:r>
    </w:p>
    <w:p w14:paraId="7C2A1FDD" w14:textId="77777777" w:rsidR="002507F4" w:rsidRDefault="002507F4" w:rsidP="002507F4">
      <w:pPr>
        <w:rPr>
          <w:rFonts w:cstheme="minorHAnsi"/>
          <w:color w:val="000000"/>
          <w:lang w:val="en-US"/>
        </w:rPr>
      </w:pPr>
    </w:p>
    <w:p w14:paraId="72B790AA" w14:textId="77777777" w:rsidR="002507F4" w:rsidRPr="00E95636" w:rsidRDefault="002507F4" w:rsidP="002507F4">
      <w:pPr>
        <w:rPr>
          <w:rFonts w:cstheme="minorHAnsi"/>
          <w:color w:val="000000"/>
          <w:lang w:val="en-US"/>
        </w:rPr>
      </w:pPr>
    </w:p>
    <w:p w14:paraId="77156887" w14:textId="77777777" w:rsidR="002507F4" w:rsidRPr="00E95636" w:rsidRDefault="002507F4" w:rsidP="002507F4">
      <w:pPr>
        <w:rPr>
          <w:rFonts w:cstheme="minorHAnsi"/>
          <w:color w:val="000000"/>
        </w:rPr>
      </w:pPr>
      <w:r w:rsidRPr="00E95636">
        <w:rPr>
          <w:rFonts w:cstheme="minorHAnsi"/>
          <w:color w:val="000000"/>
        </w:rPr>
        <w:t xml:space="preserve">En </w:t>
      </w:r>
      <w:proofErr w:type="spellStart"/>
      <w:r w:rsidRPr="00E95636">
        <w:rPr>
          <w:rFonts w:cstheme="minorHAnsi"/>
          <w:color w:val="000000"/>
        </w:rPr>
        <w:t>el</w:t>
      </w:r>
      <w:proofErr w:type="spellEnd"/>
      <w:r w:rsidRPr="00E95636">
        <w:rPr>
          <w:rFonts w:cstheme="minorHAnsi"/>
          <w:color w:val="000000"/>
        </w:rPr>
        <w:t xml:space="preserve"> .</w:t>
      </w:r>
      <w:proofErr w:type="spellStart"/>
      <w:r w:rsidRPr="00E95636">
        <w:rPr>
          <w:rFonts w:cstheme="minorHAnsi"/>
          <w:color w:val="000000"/>
        </w:rPr>
        <w:t>Name</w:t>
      </w:r>
      <w:proofErr w:type="spellEnd"/>
      <w:r w:rsidRPr="00E95636">
        <w:rPr>
          <w:rFonts w:cstheme="minorHAnsi"/>
          <w:color w:val="000000"/>
        </w:rPr>
        <w:t xml:space="preserve"> ponemos el nombre de la columna a la que se va a referir.</w:t>
      </w:r>
    </w:p>
    <w:p w14:paraId="0B57FE01" w14:textId="77777777" w:rsidR="002507F4" w:rsidRPr="00E95636" w:rsidRDefault="002507F4" w:rsidP="002507F4">
      <w:pPr>
        <w:rPr>
          <w:rFonts w:cstheme="minorHAnsi"/>
          <w:color w:val="000000"/>
        </w:rPr>
      </w:pPr>
      <w:r w:rsidRPr="00E95636">
        <w:rPr>
          <w:rFonts w:cstheme="minorHAnsi"/>
          <w:color w:val="000000"/>
        </w:rPr>
        <w:t xml:space="preserve">En </w:t>
      </w:r>
      <w:proofErr w:type="spellStart"/>
      <w:r w:rsidRPr="00E95636">
        <w:rPr>
          <w:rFonts w:cstheme="minorHAnsi"/>
          <w:color w:val="000000"/>
        </w:rPr>
        <w:t>el</w:t>
      </w:r>
      <w:proofErr w:type="spellEnd"/>
      <w:r w:rsidRPr="00E95636">
        <w:rPr>
          <w:rFonts w:cstheme="minorHAnsi"/>
          <w:color w:val="000000"/>
        </w:rPr>
        <w:t xml:space="preserve"> .</w:t>
      </w:r>
      <w:proofErr w:type="spellStart"/>
      <w:r w:rsidRPr="00E95636">
        <w:rPr>
          <w:rFonts w:cstheme="minorHAnsi"/>
          <w:color w:val="000000"/>
        </w:rPr>
        <w:t>Aggregate</w:t>
      </w:r>
      <w:proofErr w:type="spellEnd"/>
      <w:r w:rsidRPr="00E95636">
        <w:rPr>
          <w:rFonts w:cstheme="minorHAnsi"/>
          <w:color w:val="000000"/>
        </w:rPr>
        <w:t xml:space="preserve"> usamos la función que queremos usar.</w:t>
      </w:r>
    </w:p>
    <w:p w14:paraId="381787DD" w14:textId="2B9448BF" w:rsidR="002507F4" w:rsidRPr="00E95636" w:rsidRDefault="002507F4" w:rsidP="002507F4">
      <w:pPr>
        <w:rPr>
          <w:rFonts w:cstheme="minorHAnsi"/>
          <w:color w:val="000000"/>
        </w:rPr>
      </w:pPr>
      <w:r w:rsidRPr="00E95636">
        <w:rPr>
          <w:rFonts w:cstheme="minorHAnsi"/>
          <w:color w:val="000000"/>
        </w:rPr>
        <w:t xml:space="preserve">Cuando lo añadimos al </w:t>
      </w:r>
      <w:proofErr w:type="spellStart"/>
      <w:r w:rsidRPr="00E95636">
        <w:rPr>
          <w:rFonts w:cstheme="minorHAnsi"/>
          <w:color w:val="000000"/>
        </w:rPr>
        <w:t>grid</w:t>
      </w:r>
      <w:proofErr w:type="spellEnd"/>
      <w:r w:rsidRPr="00E95636">
        <w:rPr>
          <w:rFonts w:cstheme="minorHAnsi"/>
          <w:color w:val="000000"/>
        </w:rPr>
        <w:t xml:space="preserve"> podemos usar </w:t>
      </w:r>
      <w:proofErr w:type="spellStart"/>
      <w:r w:rsidRPr="00E95636">
        <w:rPr>
          <w:rFonts w:cstheme="minorHAnsi"/>
          <w:color w:val="000000"/>
        </w:rPr>
        <w:t>SummaryRowsTop</w:t>
      </w:r>
      <w:proofErr w:type="spellEnd"/>
      <w:r w:rsidRPr="00E95636">
        <w:rPr>
          <w:rFonts w:cstheme="minorHAnsi"/>
          <w:color w:val="000000"/>
        </w:rPr>
        <w:t xml:space="preserve"> o </w:t>
      </w:r>
      <w:proofErr w:type="spellStart"/>
      <w:r w:rsidRPr="00E95636">
        <w:rPr>
          <w:rFonts w:cstheme="minorHAnsi"/>
          <w:color w:val="000000"/>
        </w:rPr>
        <w:t>SummaryRowsBott</w:t>
      </w:r>
      <w:r>
        <w:rPr>
          <w:rFonts w:cstheme="minorHAnsi"/>
          <w:color w:val="000000"/>
        </w:rPr>
        <w:t>om</w:t>
      </w:r>
      <w:proofErr w:type="spellEnd"/>
    </w:p>
    <w:p w14:paraId="79C3FF86" w14:textId="60898233" w:rsidR="002507F4" w:rsidRPr="00E95636" w:rsidRDefault="002507F4" w:rsidP="002507F4">
      <w:pPr>
        <w:rPr>
          <w:rFonts w:cstheme="minorHAnsi"/>
          <w:color w:val="000000"/>
        </w:rPr>
      </w:pPr>
      <w:r w:rsidRPr="00E95636">
        <w:rPr>
          <w:rFonts w:cstheme="minorHAnsi"/>
          <w:color w:val="000000"/>
        </w:rPr>
        <w:t>Tendrem</w:t>
      </w:r>
      <w:r>
        <w:rPr>
          <w:rFonts w:cstheme="minorHAnsi"/>
          <w:color w:val="000000"/>
        </w:rPr>
        <w:t xml:space="preserve">os que usar un </w:t>
      </w:r>
      <w:proofErr w:type="spellStart"/>
      <w:r>
        <w:rPr>
          <w:rFonts w:cstheme="minorHAnsi"/>
          <w:color w:val="000000"/>
        </w:rPr>
        <w:t>if</w:t>
      </w:r>
      <w:proofErr w:type="spellEnd"/>
      <w:r>
        <w:rPr>
          <w:rFonts w:cstheme="minorHAnsi"/>
          <w:color w:val="000000"/>
        </w:rPr>
        <w:t xml:space="preserve"> sobre </w:t>
      </w:r>
      <w:proofErr w:type="spellStart"/>
      <w:r>
        <w:rPr>
          <w:rFonts w:cstheme="minorHAnsi"/>
          <w:color w:val="000000"/>
        </w:rPr>
        <w:t>CurrentUI</w:t>
      </w:r>
      <w:r w:rsidRPr="00E95636">
        <w:rPr>
          <w:rFonts w:cstheme="minorHAnsi"/>
          <w:color w:val="000000"/>
        </w:rPr>
        <w:t>Culture</w:t>
      </w:r>
      <w:proofErr w:type="spellEnd"/>
      <w:r w:rsidRPr="00E95636">
        <w:rPr>
          <w:rFonts w:cstheme="minorHAnsi"/>
          <w:color w:val="000000"/>
        </w:rPr>
        <w:t xml:space="preserve"> para saber si nos referimos al nombre del campo en español o en </w:t>
      </w:r>
      <w:proofErr w:type="spellStart"/>
      <w:r w:rsidRPr="00E95636">
        <w:rPr>
          <w:rFonts w:cstheme="minorHAnsi"/>
          <w:color w:val="000000"/>
        </w:rPr>
        <w:t>ingles</w:t>
      </w:r>
      <w:proofErr w:type="spellEnd"/>
      <w:r w:rsidRPr="00E95636">
        <w:rPr>
          <w:rFonts w:cstheme="minorHAnsi"/>
          <w:color w:val="000000"/>
        </w:rPr>
        <w:t xml:space="preserve">. </w:t>
      </w:r>
    </w:p>
    <w:p w14:paraId="6F2EBA80" w14:textId="77777777" w:rsidR="002507F4" w:rsidRPr="00E95636" w:rsidRDefault="002507F4" w:rsidP="002507F4">
      <w:pPr>
        <w:rPr>
          <w:rFonts w:cstheme="minorHAnsi"/>
          <w:color w:val="000000"/>
        </w:rPr>
      </w:pPr>
      <w:r w:rsidRPr="00E95636">
        <w:rPr>
          <w:rFonts w:cstheme="minorHAnsi"/>
          <w:color w:val="000000"/>
        </w:rPr>
        <w:t xml:space="preserve">Ejemplo de los </w:t>
      </w:r>
      <w:proofErr w:type="spellStart"/>
      <w:r w:rsidRPr="00E95636">
        <w:rPr>
          <w:rFonts w:cstheme="minorHAnsi"/>
          <w:color w:val="000000"/>
        </w:rPr>
        <w:t>Summary</w:t>
      </w:r>
      <w:proofErr w:type="spellEnd"/>
      <w:r w:rsidRPr="00E95636">
        <w:rPr>
          <w:rFonts w:cstheme="minorHAnsi"/>
          <w:color w:val="000000"/>
        </w:rPr>
        <w:t xml:space="preserve"> </w:t>
      </w:r>
      <w:proofErr w:type="spellStart"/>
      <w:r w:rsidRPr="00E95636">
        <w:rPr>
          <w:rFonts w:cstheme="minorHAnsi"/>
          <w:color w:val="000000"/>
        </w:rPr>
        <w:t>Rows</w:t>
      </w:r>
      <w:proofErr w:type="spellEnd"/>
      <w:r w:rsidRPr="00E95636">
        <w:rPr>
          <w:rFonts w:cstheme="minorHAnsi"/>
          <w:color w:val="000000"/>
        </w:rPr>
        <w:t xml:space="preserve"> de Stock:</w:t>
      </w:r>
    </w:p>
    <w:p w14:paraId="6EB5C665" w14:textId="77777777" w:rsidR="002507F4" w:rsidRPr="00E95636" w:rsidRDefault="002507F4" w:rsidP="002507F4">
      <w:pPr>
        <w:autoSpaceDE w:val="0"/>
        <w:autoSpaceDN w:val="0"/>
        <w:adjustRightInd w:val="0"/>
        <w:spacing w:after="0" w:line="240" w:lineRule="auto"/>
        <w:rPr>
          <w:rFonts w:cstheme="minorHAnsi"/>
          <w:color w:val="000000"/>
          <w:lang w:val="en-US"/>
        </w:rPr>
      </w:pPr>
      <w:proofErr w:type="spellStart"/>
      <w:r w:rsidRPr="00E95636">
        <w:rPr>
          <w:rFonts w:cstheme="minorHAnsi"/>
          <w:color w:val="000000"/>
          <w:lang w:val="en-US"/>
        </w:rPr>
        <w:t>GridViewSummaryItem</w:t>
      </w:r>
      <w:proofErr w:type="spellEnd"/>
      <w:r w:rsidRPr="00E95636">
        <w:rPr>
          <w:rFonts w:cstheme="minorHAnsi"/>
          <w:color w:val="000000"/>
          <w:lang w:val="en-US"/>
        </w:rPr>
        <w:t xml:space="preserve"> </w:t>
      </w:r>
      <w:proofErr w:type="spellStart"/>
      <w:r w:rsidRPr="00E95636">
        <w:rPr>
          <w:rFonts w:cstheme="minorHAnsi"/>
          <w:color w:val="000000"/>
          <w:lang w:val="en-US"/>
        </w:rPr>
        <w:t>summaryItemTop</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GridViewSummaryItem</w:t>
      </w:r>
      <w:proofErr w:type="spellEnd"/>
      <w:r w:rsidRPr="00E95636">
        <w:rPr>
          <w:rFonts w:cstheme="minorHAnsi"/>
          <w:color w:val="000000"/>
          <w:lang w:val="en-US"/>
        </w:rPr>
        <w:t>();</w:t>
      </w:r>
    </w:p>
    <w:p w14:paraId="4E89014F" w14:textId="77777777" w:rsidR="002507F4" w:rsidRPr="00E95636" w:rsidRDefault="002507F4" w:rsidP="002507F4">
      <w:pPr>
        <w:rPr>
          <w:rFonts w:cstheme="minorHAnsi"/>
          <w:color w:val="000000"/>
          <w:lang w:val="en-US"/>
        </w:rPr>
      </w:pPr>
      <w:proofErr w:type="spellStart"/>
      <w:r w:rsidRPr="00E95636">
        <w:rPr>
          <w:rFonts w:cstheme="minorHAnsi"/>
          <w:color w:val="000000"/>
          <w:lang w:val="en-US"/>
        </w:rPr>
        <w:t>GridViewSummaryItem</w:t>
      </w:r>
      <w:proofErr w:type="spellEnd"/>
      <w:r w:rsidRPr="00E95636">
        <w:rPr>
          <w:rFonts w:cstheme="minorHAnsi"/>
          <w:color w:val="000000"/>
          <w:lang w:val="en-US"/>
        </w:rPr>
        <w:t xml:space="preserve"> </w:t>
      </w:r>
      <w:proofErr w:type="spellStart"/>
      <w:r w:rsidRPr="00E95636">
        <w:rPr>
          <w:rFonts w:cstheme="minorHAnsi"/>
          <w:color w:val="000000"/>
          <w:lang w:val="en-US"/>
        </w:rPr>
        <w:t>summaryItemBottom</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GridViewSummaryItem</w:t>
      </w:r>
      <w:proofErr w:type="spellEnd"/>
      <w:r w:rsidRPr="00E95636">
        <w:rPr>
          <w:rFonts w:cstheme="minorHAnsi"/>
          <w:color w:val="000000"/>
          <w:lang w:val="en-US"/>
        </w:rPr>
        <w:t>();</w:t>
      </w:r>
    </w:p>
    <w:p w14:paraId="79040DD6" w14:textId="77777777" w:rsidR="002507F4" w:rsidRPr="00E95636" w:rsidRDefault="002507F4" w:rsidP="002507F4">
      <w:pPr>
        <w:rPr>
          <w:rFonts w:cstheme="minorHAnsi"/>
          <w:lang w:val="en-US"/>
        </w:rPr>
      </w:pPr>
    </w:p>
    <w:p w14:paraId="2B93B84A" w14:textId="77777777" w:rsidR="002507F4" w:rsidRPr="00E95636" w:rsidRDefault="002507F4" w:rsidP="002507F4">
      <w:pPr>
        <w:autoSpaceDE w:val="0"/>
        <w:autoSpaceDN w:val="0"/>
        <w:adjustRightInd w:val="0"/>
        <w:spacing w:after="0" w:line="240" w:lineRule="auto"/>
        <w:rPr>
          <w:rFonts w:cstheme="minorHAnsi"/>
          <w:color w:val="000000"/>
        </w:rPr>
      </w:pPr>
      <w:proofErr w:type="spellStart"/>
      <w:r w:rsidRPr="00E95636">
        <w:rPr>
          <w:rFonts w:cstheme="minorHAnsi"/>
          <w:color w:val="0000FF"/>
        </w:rPr>
        <w:t>if</w:t>
      </w:r>
      <w:proofErr w:type="spellEnd"/>
      <w:r w:rsidRPr="00E95636">
        <w:rPr>
          <w:rFonts w:cstheme="minorHAnsi"/>
          <w:color w:val="000000"/>
        </w:rPr>
        <w:t xml:space="preserve"> (</w:t>
      </w:r>
      <w:proofErr w:type="spellStart"/>
      <w:r w:rsidRPr="00E95636">
        <w:rPr>
          <w:rFonts w:cstheme="minorHAnsi"/>
          <w:color w:val="000000"/>
        </w:rPr>
        <w:t>CultureInfo.CurrentUICulture.Name</w:t>
      </w:r>
      <w:proofErr w:type="spellEnd"/>
      <w:r w:rsidRPr="00E95636">
        <w:rPr>
          <w:rFonts w:cstheme="minorHAnsi"/>
          <w:color w:val="000000"/>
        </w:rPr>
        <w:t xml:space="preserve"> == </w:t>
      </w:r>
      <w:r w:rsidRPr="00E95636">
        <w:rPr>
          <w:rFonts w:cstheme="minorHAnsi"/>
          <w:color w:val="A31515"/>
        </w:rPr>
        <w:t>"es-ES"</w:t>
      </w:r>
      <w:r w:rsidRPr="00E95636">
        <w:rPr>
          <w:rFonts w:cstheme="minorHAnsi"/>
          <w:color w:val="000000"/>
        </w:rPr>
        <w:t>)</w:t>
      </w:r>
    </w:p>
    <w:p w14:paraId="5D11B7F0"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rPr>
        <w:t xml:space="preserve">            </w:t>
      </w:r>
      <w:r w:rsidRPr="00E95636">
        <w:rPr>
          <w:rFonts w:cstheme="minorHAnsi"/>
          <w:color w:val="000000"/>
          <w:lang w:val="en-US"/>
        </w:rPr>
        <w:t>{</w:t>
      </w:r>
    </w:p>
    <w:p w14:paraId="0BCA4FDA"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summaryItemTop.Name</w:t>
      </w:r>
      <w:proofErr w:type="spellEnd"/>
      <w:r w:rsidRPr="00E95636">
        <w:rPr>
          <w:rFonts w:cstheme="minorHAnsi"/>
          <w:color w:val="000000"/>
          <w:lang w:val="en-US"/>
        </w:rPr>
        <w:t xml:space="preserve"> = </w:t>
      </w:r>
      <w:r w:rsidRPr="00E95636">
        <w:rPr>
          <w:rFonts w:cstheme="minorHAnsi"/>
          <w:color w:val="A31515"/>
          <w:lang w:val="en-US"/>
        </w:rPr>
        <w:t>"</w:t>
      </w:r>
      <w:proofErr w:type="spellStart"/>
      <w:r w:rsidRPr="00E95636">
        <w:rPr>
          <w:rFonts w:cstheme="minorHAnsi"/>
          <w:color w:val="A31515"/>
          <w:lang w:val="en-US"/>
        </w:rPr>
        <w:t>Cantidad</w:t>
      </w:r>
      <w:proofErr w:type="spellEnd"/>
      <w:r w:rsidRPr="00E95636">
        <w:rPr>
          <w:rFonts w:cstheme="minorHAnsi"/>
          <w:color w:val="A31515"/>
          <w:lang w:val="en-US"/>
        </w:rPr>
        <w:t>"</w:t>
      </w:r>
      <w:r w:rsidRPr="00E95636">
        <w:rPr>
          <w:rFonts w:cstheme="minorHAnsi"/>
          <w:color w:val="000000"/>
          <w:lang w:val="en-US"/>
        </w:rPr>
        <w:t>;</w:t>
      </w:r>
    </w:p>
    <w:p w14:paraId="6B66139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summaryItemTop.Aggregate</w:t>
      </w:r>
      <w:proofErr w:type="spellEnd"/>
      <w:r w:rsidRPr="00E95636">
        <w:rPr>
          <w:rFonts w:cstheme="minorHAnsi"/>
          <w:color w:val="000000"/>
          <w:lang w:val="en-US"/>
        </w:rPr>
        <w:t xml:space="preserve"> = </w:t>
      </w:r>
      <w:proofErr w:type="spellStart"/>
      <w:r w:rsidRPr="00E95636">
        <w:rPr>
          <w:rFonts w:cstheme="minorHAnsi"/>
          <w:color w:val="000000"/>
          <w:lang w:val="en-US"/>
        </w:rPr>
        <w:t>GridAggregateFunction.Count</w:t>
      </w:r>
      <w:proofErr w:type="spellEnd"/>
      <w:r w:rsidRPr="00E95636">
        <w:rPr>
          <w:rFonts w:cstheme="minorHAnsi"/>
          <w:color w:val="000000"/>
          <w:lang w:val="en-US"/>
        </w:rPr>
        <w:t>;</w:t>
      </w:r>
    </w:p>
    <w:p w14:paraId="460B81CB"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 xml:space="preserve"> </w:t>
      </w:r>
      <w:proofErr w:type="spellStart"/>
      <w:r w:rsidRPr="00E95636">
        <w:rPr>
          <w:rFonts w:cstheme="minorHAnsi"/>
          <w:color w:val="000000"/>
          <w:lang w:val="en-US"/>
        </w:rPr>
        <w:t>summaryRowItemTop</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w:t>
      </w:r>
    </w:p>
    <w:p w14:paraId="427F2A14"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summaryRowItemTop.Add</w:t>
      </w:r>
      <w:proofErr w:type="spellEnd"/>
      <w:r w:rsidRPr="00E95636">
        <w:rPr>
          <w:rFonts w:cstheme="minorHAnsi"/>
          <w:color w:val="000000"/>
          <w:lang w:val="en-US"/>
        </w:rPr>
        <w:t>(</w:t>
      </w:r>
      <w:proofErr w:type="spellStart"/>
      <w:r w:rsidRPr="00E95636">
        <w:rPr>
          <w:rFonts w:cstheme="minorHAnsi"/>
          <w:color w:val="000000"/>
          <w:lang w:val="en-US"/>
        </w:rPr>
        <w:t>summaryItemTop</w:t>
      </w:r>
      <w:proofErr w:type="spellEnd"/>
      <w:r w:rsidRPr="00E95636">
        <w:rPr>
          <w:rFonts w:cstheme="minorHAnsi"/>
          <w:color w:val="000000"/>
          <w:lang w:val="en-US"/>
        </w:rPr>
        <w:t>);</w:t>
      </w:r>
    </w:p>
    <w:p w14:paraId="237E193C"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.gridView.SummaryRowsTop.Add</w:t>
      </w:r>
      <w:proofErr w:type="spellEnd"/>
      <w:r w:rsidRPr="00E95636">
        <w:rPr>
          <w:rFonts w:cstheme="minorHAnsi"/>
          <w:color w:val="000000"/>
          <w:lang w:val="en-US"/>
        </w:rPr>
        <w:t>(</w:t>
      </w:r>
      <w:proofErr w:type="spellStart"/>
      <w:r w:rsidRPr="00E95636">
        <w:rPr>
          <w:rFonts w:cstheme="minorHAnsi"/>
          <w:color w:val="000000"/>
          <w:lang w:val="en-US"/>
        </w:rPr>
        <w:t>summaryRowItemTop</w:t>
      </w:r>
      <w:proofErr w:type="spellEnd"/>
      <w:r w:rsidRPr="00E95636">
        <w:rPr>
          <w:rFonts w:cstheme="minorHAnsi"/>
          <w:color w:val="000000"/>
          <w:lang w:val="en-US"/>
        </w:rPr>
        <w:t>);</w:t>
      </w:r>
    </w:p>
    <w:p w14:paraId="379ACFB7" w14:textId="77777777" w:rsidR="002507F4" w:rsidRPr="00E95636" w:rsidRDefault="002507F4" w:rsidP="002507F4">
      <w:pPr>
        <w:autoSpaceDE w:val="0"/>
        <w:autoSpaceDN w:val="0"/>
        <w:adjustRightInd w:val="0"/>
        <w:spacing w:after="0" w:line="240" w:lineRule="auto"/>
        <w:rPr>
          <w:rFonts w:cstheme="minorHAnsi"/>
          <w:color w:val="000000"/>
          <w:lang w:val="en-US"/>
        </w:rPr>
      </w:pPr>
    </w:p>
    <w:p w14:paraId="491F6CCE"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summaryItemBottom.Name</w:t>
      </w:r>
      <w:proofErr w:type="spellEnd"/>
      <w:r w:rsidRPr="00E95636">
        <w:rPr>
          <w:rFonts w:cstheme="minorHAnsi"/>
          <w:color w:val="000000"/>
          <w:lang w:val="en-US"/>
        </w:rPr>
        <w:t xml:space="preserve"> = </w:t>
      </w:r>
      <w:r w:rsidRPr="00E95636">
        <w:rPr>
          <w:rFonts w:cstheme="minorHAnsi"/>
          <w:color w:val="A31515"/>
          <w:lang w:val="en-US"/>
        </w:rPr>
        <w:t>"</w:t>
      </w:r>
      <w:proofErr w:type="spellStart"/>
      <w:r w:rsidRPr="00E95636">
        <w:rPr>
          <w:rFonts w:cstheme="minorHAnsi"/>
          <w:color w:val="A31515"/>
          <w:lang w:val="en-US"/>
        </w:rPr>
        <w:t>Cantidad</w:t>
      </w:r>
      <w:proofErr w:type="spellEnd"/>
      <w:r w:rsidRPr="00E95636">
        <w:rPr>
          <w:rFonts w:cstheme="minorHAnsi"/>
          <w:color w:val="A31515"/>
          <w:lang w:val="en-US"/>
        </w:rPr>
        <w:t>"</w:t>
      </w:r>
      <w:r w:rsidRPr="00E95636">
        <w:rPr>
          <w:rFonts w:cstheme="minorHAnsi"/>
          <w:color w:val="000000"/>
          <w:lang w:val="en-US"/>
        </w:rPr>
        <w:t>;</w:t>
      </w:r>
    </w:p>
    <w:p w14:paraId="559E060F"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summaryItemBottom.Aggregate</w:t>
      </w:r>
      <w:proofErr w:type="spellEnd"/>
      <w:r w:rsidRPr="00E95636">
        <w:rPr>
          <w:rFonts w:cstheme="minorHAnsi"/>
          <w:color w:val="000000"/>
          <w:lang w:val="en-US"/>
        </w:rPr>
        <w:t xml:space="preserve"> = </w:t>
      </w:r>
      <w:proofErr w:type="spellStart"/>
      <w:r w:rsidRPr="00E95636">
        <w:rPr>
          <w:rFonts w:cstheme="minorHAnsi"/>
          <w:color w:val="000000"/>
          <w:lang w:val="en-US"/>
        </w:rPr>
        <w:t>GridAggregateFunction.Sum</w:t>
      </w:r>
      <w:proofErr w:type="spellEnd"/>
      <w:r w:rsidRPr="00E95636">
        <w:rPr>
          <w:rFonts w:cstheme="minorHAnsi"/>
          <w:color w:val="000000"/>
          <w:lang w:val="en-US"/>
        </w:rPr>
        <w:t>;</w:t>
      </w:r>
    </w:p>
    <w:p w14:paraId="2A5B4484"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 xml:space="preserve"> </w:t>
      </w:r>
      <w:proofErr w:type="spellStart"/>
      <w:r w:rsidRPr="00E95636">
        <w:rPr>
          <w:rFonts w:cstheme="minorHAnsi"/>
          <w:color w:val="000000"/>
          <w:lang w:val="en-US"/>
        </w:rPr>
        <w:t>summaryRowItemBottom</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w:t>
      </w:r>
    </w:p>
    <w:p w14:paraId="0A605858"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summaryRowItemBottom.Add</w:t>
      </w:r>
      <w:proofErr w:type="spellEnd"/>
      <w:r w:rsidRPr="00E95636">
        <w:rPr>
          <w:rFonts w:cstheme="minorHAnsi"/>
          <w:color w:val="000000"/>
          <w:lang w:val="en-US"/>
        </w:rPr>
        <w:t>(</w:t>
      </w:r>
      <w:proofErr w:type="spellStart"/>
      <w:r w:rsidRPr="00E95636">
        <w:rPr>
          <w:rFonts w:cstheme="minorHAnsi"/>
          <w:color w:val="000000"/>
          <w:lang w:val="en-US"/>
        </w:rPr>
        <w:t>summaryItemBottom</w:t>
      </w:r>
      <w:proofErr w:type="spellEnd"/>
      <w:r w:rsidRPr="00E95636">
        <w:rPr>
          <w:rFonts w:cstheme="minorHAnsi"/>
          <w:color w:val="000000"/>
          <w:lang w:val="en-US"/>
        </w:rPr>
        <w:t>);</w:t>
      </w:r>
    </w:p>
    <w:p w14:paraId="2D29DA06"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.gridView.SummaryRowsBottom.Add</w:t>
      </w:r>
      <w:proofErr w:type="spellEnd"/>
      <w:r w:rsidRPr="00E95636">
        <w:rPr>
          <w:rFonts w:cstheme="minorHAnsi"/>
          <w:color w:val="000000"/>
          <w:lang w:val="en-US"/>
        </w:rPr>
        <w:t>(</w:t>
      </w:r>
      <w:proofErr w:type="spellStart"/>
      <w:r w:rsidRPr="00E95636">
        <w:rPr>
          <w:rFonts w:cstheme="minorHAnsi"/>
          <w:color w:val="000000"/>
          <w:lang w:val="en-US"/>
        </w:rPr>
        <w:t>summaryRowItemBottom</w:t>
      </w:r>
      <w:proofErr w:type="spellEnd"/>
      <w:r w:rsidRPr="00E95636">
        <w:rPr>
          <w:rFonts w:cstheme="minorHAnsi"/>
          <w:color w:val="000000"/>
          <w:lang w:val="en-US"/>
        </w:rPr>
        <w:t>);</w:t>
      </w:r>
    </w:p>
    <w:p w14:paraId="399DD88B"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7789277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r w:rsidRPr="00E95636">
        <w:rPr>
          <w:rFonts w:cstheme="minorHAnsi"/>
          <w:color w:val="0000FF"/>
          <w:lang w:val="en-US"/>
        </w:rPr>
        <w:t>else</w:t>
      </w:r>
    </w:p>
    <w:p w14:paraId="63BBA0F9"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
    <w:p w14:paraId="301B58D5"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lastRenderedPageBreak/>
        <w:t xml:space="preserve">                </w:t>
      </w:r>
      <w:proofErr w:type="spellStart"/>
      <w:r w:rsidRPr="00E95636">
        <w:rPr>
          <w:rFonts w:cstheme="minorHAnsi"/>
          <w:color w:val="000000"/>
          <w:lang w:val="en-US"/>
        </w:rPr>
        <w:t>summaryItemTop.Name</w:t>
      </w:r>
      <w:proofErr w:type="spellEnd"/>
      <w:r w:rsidRPr="00E95636">
        <w:rPr>
          <w:rFonts w:cstheme="minorHAnsi"/>
          <w:color w:val="000000"/>
          <w:lang w:val="en-US"/>
        </w:rPr>
        <w:t xml:space="preserve"> = </w:t>
      </w:r>
      <w:r w:rsidRPr="00E95636">
        <w:rPr>
          <w:rFonts w:cstheme="minorHAnsi"/>
          <w:color w:val="A31515"/>
          <w:lang w:val="en-US"/>
        </w:rPr>
        <w:t>"Quantity"</w:t>
      </w:r>
      <w:r w:rsidRPr="00E95636">
        <w:rPr>
          <w:rFonts w:cstheme="minorHAnsi"/>
          <w:color w:val="000000"/>
          <w:lang w:val="en-US"/>
        </w:rPr>
        <w:t>;</w:t>
      </w:r>
    </w:p>
    <w:p w14:paraId="242BBE32"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summaryItemTop.Aggregate</w:t>
      </w:r>
      <w:proofErr w:type="spellEnd"/>
      <w:r w:rsidRPr="00E95636">
        <w:rPr>
          <w:rFonts w:cstheme="minorHAnsi"/>
          <w:color w:val="000000"/>
          <w:lang w:val="en-US"/>
        </w:rPr>
        <w:t xml:space="preserve"> = </w:t>
      </w:r>
      <w:proofErr w:type="spellStart"/>
      <w:r w:rsidRPr="00E95636">
        <w:rPr>
          <w:rFonts w:cstheme="minorHAnsi"/>
          <w:color w:val="000000"/>
          <w:lang w:val="en-US"/>
        </w:rPr>
        <w:t>GridAggregateFunction.Count</w:t>
      </w:r>
      <w:proofErr w:type="spellEnd"/>
      <w:r w:rsidRPr="00E95636">
        <w:rPr>
          <w:rFonts w:cstheme="minorHAnsi"/>
          <w:color w:val="000000"/>
          <w:lang w:val="en-US"/>
        </w:rPr>
        <w:t>;</w:t>
      </w:r>
    </w:p>
    <w:p w14:paraId="3D2C3D56"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 xml:space="preserve"> </w:t>
      </w:r>
      <w:proofErr w:type="spellStart"/>
      <w:r w:rsidRPr="00E95636">
        <w:rPr>
          <w:rFonts w:cstheme="minorHAnsi"/>
          <w:color w:val="000000"/>
          <w:lang w:val="en-US"/>
        </w:rPr>
        <w:t>summaryRowItemTop</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w:t>
      </w:r>
    </w:p>
    <w:p w14:paraId="6539D66B"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summaryRowItemTop.Add</w:t>
      </w:r>
      <w:proofErr w:type="spellEnd"/>
      <w:r w:rsidRPr="00E95636">
        <w:rPr>
          <w:rFonts w:cstheme="minorHAnsi"/>
          <w:color w:val="000000"/>
          <w:lang w:val="en-US"/>
        </w:rPr>
        <w:t>(</w:t>
      </w:r>
      <w:proofErr w:type="spellStart"/>
      <w:r w:rsidRPr="00E95636">
        <w:rPr>
          <w:rFonts w:cstheme="minorHAnsi"/>
          <w:color w:val="000000"/>
          <w:lang w:val="en-US"/>
        </w:rPr>
        <w:t>summaryItemTop</w:t>
      </w:r>
      <w:proofErr w:type="spellEnd"/>
      <w:r w:rsidRPr="00E95636">
        <w:rPr>
          <w:rFonts w:cstheme="minorHAnsi"/>
          <w:color w:val="000000"/>
          <w:lang w:val="en-US"/>
        </w:rPr>
        <w:t>);</w:t>
      </w:r>
    </w:p>
    <w:p w14:paraId="76E3C054"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.gridView.SummaryRowsTop.Add</w:t>
      </w:r>
      <w:proofErr w:type="spellEnd"/>
      <w:r w:rsidRPr="00E95636">
        <w:rPr>
          <w:rFonts w:cstheme="minorHAnsi"/>
          <w:color w:val="000000"/>
          <w:lang w:val="en-US"/>
        </w:rPr>
        <w:t>(</w:t>
      </w:r>
      <w:proofErr w:type="spellStart"/>
      <w:r w:rsidRPr="00E95636">
        <w:rPr>
          <w:rFonts w:cstheme="minorHAnsi"/>
          <w:color w:val="000000"/>
          <w:lang w:val="en-US"/>
        </w:rPr>
        <w:t>summaryRowItemTop</w:t>
      </w:r>
      <w:proofErr w:type="spellEnd"/>
      <w:r w:rsidRPr="00E95636">
        <w:rPr>
          <w:rFonts w:cstheme="minorHAnsi"/>
          <w:color w:val="000000"/>
          <w:lang w:val="en-US"/>
        </w:rPr>
        <w:t>);</w:t>
      </w:r>
    </w:p>
    <w:p w14:paraId="1A564137" w14:textId="77777777" w:rsidR="002507F4" w:rsidRPr="00E95636" w:rsidRDefault="002507F4" w:rsidP="002507F4">
      <w:pPr>
        <w:autoSpaceDE w:val="0"/>
        <w:autoSpaceDN w:val="0"/>
        <w:adjustRightInd w:val="0"/>
        <w:spacing w:after="0" w:line="240" w:lineRule="auto"/>
        <w:rPr>
          <w:rFonts w:cstheme="minorHAnsi"/>
          <w:color w:val="000000"/>
          <w:lang w:val="en-US"/>
        </w:rPr>
      </w:pPr>
    </w:p>
    <w:p w14:paraId="7A10A7A1"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summaryItemBottom.Name</w:t>
      </w:r>
      <w:proofErr w:type="spellEnd"/>
      <w:r w:rsidRPr="00E95636">
        <w:rPr>
          <w:rFonts w:cstheme="minorHAnsi"/>
          <w:color w:val="000000"/>
          <w:lang w:val="en-US"/>
        </w:rPr>
        <w:t xml:space="preserve"> = </w:t>
      </w:r>
      <w:r w:rsidRPr="00E95636">
        <w:rPr>
          <w:rFonts w:cstheme="minorHAnsi"/>
          <w:color w:val="A31515"/>
          <w:lang w:val="en-US"/>
        </w:rPr>
        <w:t>"Quantity"</w:t>
      </w:r>
      <w:r w:rsidRPr="00E95636">
        <w:rPr>
          <w:rFonts w:cstheme="minorHAnsi"/>
          <w:color w:val="000000"/>
          <w:lang w:val="en-US"/>
        </w:rPr>
        <w:t>;</w:t>
      </w:r>
    </w:p>
    <w:p w14:paraId="6BFBC4B8"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summaryItemBottom.Aggregate</w:t>
      </w:r>
      <w:proofErr w:type="spellEnd"/>
      <w:r w:rsidRPr="00E95636">
        <w:rPr>
          <w:rFonts w:cstheme="minorHAnsi"/>
          <w:color w:val="000000"/>
          <w:lang w:val="en-US"/>
        </w:rPr>
        <w:t xml:space="preserve"> = </w:t>
      </w:r>
      <w:proofErr w:type="spellStart"/>
      <w:r w:rsidRPr="00E95636">
        <w:rPr>
          <w:rFonts w:cstheme="minorHAnsi"/>
          <w:color w:val="000000"/>
          <w:lang w:val="en-US"/>
        </w:rPr>
        <w:t>GridAggregateFunction.Sum</w:t>
      </w:r>
      <w:proofErr w:type="spellEnd"/>
      <w:r w:rsidRPr="00E95636">
        <w:rPr>
          <w:rFonts w:cstheme="minorHAnsi"/>
          <w:color w:val="000000"/>
          <w:lang w:val="en-US"/>
        </w:rPr>
        <w:t>;</w:t>
      </w:r>
    </w:p>
    <w:p w14:paraId="34B6C327"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 xml:space="preserve"> </w:t>
      </w:r>
      <w:proofErr w:type="spellStart"/>
      <w:r w:rsidRPr="00E95636">
        <w:rPr>
          <w:rFonts w:cstheme="minorHAnsi"/>
          <w:color w:val="000000"/>
          <w:lang w:val="en-US"/>
        </w:rPr>
        <w:t>summaryRowItemBottom</w:t>
      </w:r>
      <w:proofErr w:type="spellEnd"/>
      <w:r w:rsidRPr="00E95636">
        <w:rPr>
          <w:rFonts w:cstheme="minorHAnsi"/>
          <w:color w:val="000000"/>
          <w:lang w:val="en-US"/>
        </w:rPr>
        <w:t xml:space="preserve"> = </w:t>
      </w:r>
      <w:r w:rsidRPr="00E95636">
        <w:rPr>
          <w:rFonts w:cstheme="minorHAnsi"/>
          <w:color w:val="0000FF"/>
          <w:lang w:val="en-US"/>
        </w:rPr>
        <w:t>new</w:t>
      </w:r>
      <w:r w:rsidRPr="00E95636">
        <w:rPr>
          <w:rFonts w:cstheme="minorHAnsi"/>
          <w:color w:val="000000"/>
          <w:lang w:val="en-US"/>
        </w:rPr>
        <w:t xml:space="preserve"> </w:t>
      </w:r>
      <w:proofErr w:type="spellStart"/>
      <w:r w:rsidRPr="00E95636">
        <w:rPr>
          <w:rFonts w:cstheme="minorHAnsi"/>
          <w:color w:val="000000"/>
          <w:lang w:val="en-US"/>
        </w:rPr>
        <w:t>GridViewSummaryRowItem</w:t>
      </w:r>
      <w:proofErr w:type="spellEnd"/>
      <w:r w:rsidRPr="00E95636">
        <w:rPr>
          <w:rFonts w:cstheme="minorHAnsi"/>
          <w:color w:val="000000"/>
          <w:lang w:val="en-US"/>
        </w:rPr>
        <w:t>();</w:t>
      </w:r>
    </w:p>
    <w:p w14:paraId="62696FD4"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00"/>
          <w:lang w:val="en-US"/>
        </w:rPr>
        <w:t>summaryRowItemBottom.Add</w:t>
      </w:r>
      <w:proofErr w:type="spellEnd"/>
      <w:r w:rsidRPr="00E95636">
        <w:rPr>
          <w:rFonts w:cstheme="minorHAnsi"/>
          <w:color w:val="000000"/>
          <w:lang w:val="en-US"/>
        </w:rPr>
        <w:t>(</w:t>
      </w:r>
      <w:proofErr w:type="spellStart"/>
      <w:r w:rsidRPr="00E95636">
        <w:rPr>
          <w:rFonts w:cstheme="minorHAnsi"/>
          <w:color w:val="000000"/>
          <w:lang w:val="en-US"/>
        </w:rPr>
        <w:t>summaryItemBottom</w:t>
      </w:r>
      <w:proofErr w:type="spellEnd"/>
      <w:r w:rsidRPr="00E95636">
        <w:rPr>
          <w:rFonts w:cstheme="minorHAnsi"/>
          <w:color w:val="000000"/>
          <w:lang w:val="en-US"/>
        </w:rPr>
        <w:t>);</w:t>
      </w:r>
    </w:p>
    <w:p w14:paraId="01F40EDB" w14:textId="77777777" w:rsidR="002507F4" w:rsidRPr="00E95636" w:rsidRDefault="002507F4" w:rsidP="002507F4">
      <w:pPr>
        <w:autoSpaceDE w:val="0"/>
        <w:autoSpaceDN w:val="0"/>
        <w:adjustRightInd w:val="0"/>
        <w:spacing w:after="0" w:line="240" w:lineRule="auto"/>
        <w:rPr>
          <w:rFonts w:cstheme="minorHAnsi"/>
          <w:color w:val="000000"/>
          <w:lang w:val="en-US"/>
        </w:rPr>
      </w:pPr>
      <w:r w:rsidRPr="00E95636">
        <w:rPr>
          <w:rFonts w:cstheme="minorHAnsi"/>
          <w:color w:val="000000"/>
          <w:lang w:val="en-US"/>
        </w:rPr>
        <w:t xml:space="preserve">                </w:t>
      </w:r>
      <w:proofErr w:type="spellStart"/>
      <w:r w:rsidRPr="00E95636">
        <w:rPr>
          <w:rFonts w:cstheme="minorHAnsi"/>
          <w:color w:val="0000FF"/>
          <w:lang w:val="en-US"/>
        </w:rPr>
        <w:t>this</w:t>
      </w:r>
      <w:r w:rsidRPr="00E95636">
        <w:rPr>
          <w:rFonts w:cstheme="minorHAnsi"/>
          <w:color w:val="000000"/>
          <w:lang w:val="en-US"/>
        </w:rPr>
        <w:t>.gridView.SummaryRowsBottom.Add</w:t>
      </w:r>
      <w:proofErr w:type="spellEnd"/>
      <w:r w:rsidRPr="00E95636">
        <w:rPr>
          <w:rFonts w:cstheme="minorHAnsi"/>
          <w:color w:val="000000"/>
          <w:lang w:val="en-US"/>
        </w:rPr>
        <w:t>(</w:t>
      </w:r>
      <w:proofErr w:type="spellStart"/>
      <w:r w:rsidRPr="00E95636">
        <w:rPr>
          <w:rFonts w:cstheme="minorHAnsi"/>
          <w:color w:val="000000"/>
          <w:lang w:val="en-US"/>
        </w:rPr>
        <w:t>summaryRowItemBottom</w:t>
      </w:r>
      <w:proofErr w:type="spellEnd"/>
      <w:r w:rsidRPr="00E95636">
        <w:rPr>
          <w:rFonts w:cstheme="minorHAnsi"/>
          <w:color w:val="000000"/>
          <w:lang w:val="en-US"/>
        </w:rPr>
        <w:t>);</w:t>
      </w:r>
    </w:p>
    <w:p w14:paraId="0AEA9E2F" w14:textId="77777777" w:rsidR="002507F4" w:rsidRPr="00E95636" w:rsidRDefault="002507F4" w:rsidP="002507F4">
      <w:pPr>
        <w:rPr>
          <w:rFonts w:cstheme="minorHAnsi"/>
          <w:color w:val="000000"/>
        </w:rPr>
      </w:pPr>
      <w:r w:rsidRPr="00E95636">
        <w:rPr>
          <w:rFonts w:cstheme="minorHAnsi"/>
          <w:color w:val="000000"/>
          <w:lang w:val="en-US"/>
        </w:rPr>
        <w:t xml:space="preserve">            </w:t>
      </w:r>
      <w:r w:rsidRPr="00E95636">
        <w:rPr>
          <w:rFonts w:cstheme="minorHAnsi"/>
          <w:color w:val="000000"/>
        </w:rPr>
        <w:t>}</w:t>
      </w:r>
    </w:p>
    <w:p w14:paraId="65C33483" w14:textId="77777777" w:rsidR="002507F4" w:rsidRPr="00E95636" w:rsidRDefault="002507F4" w:rsidP="002507F4">
      <w:pPr>
        <w:rPr>
          <w:rFonts w:cstheme="minorHAnsi"/>
          <w:color w:val="000000"/>
        </w:rPr>
      </w:pPr>
    </w:p>
    <w:p w14:paraId="0CC26258" w14:textId="77777777" w:rsidR="002507F4" w:rsidRPr="00E95636" w:rsidRDefault="002507F4" w:rsidP="002507F4">
      <w:pPr>
        <w:rPr>
          <w:rFonts w:cstheme="minorHAnsi"/>
          <w:color w:val="000000"/>
        </w:rPr>
      </w:pPr>
      <w:r w:rsidRPr="00E95636">
        <w:rPr>
          <w:rFonts w:cstheme="minorHAnsi"/>
          <w:color w:val="000000"/>
        </w:rPr>
        <w:t>Las funciones agregadas que se pueden usar en</w:t>
      </w:r>
      <w:r>
        <w:rPr>
          <w:rFonts w:cstheme="minorHAnsi"/>
          <w:color w:val="000000"/>
        </w:rPr>
        <w:t xml:space="preserve"> el </w:t>
      </w:r>
      <w:proofErr w:type="spellStart"/>
      <w:r>
        <w:rPr>
          <w:rFonts w:cstheme="minorHAnsi"/>
          <w:color w:val="000000"/>
        </w:rPr>
        <w:t>GridAggregateFunction.X</w:t>
      </w:r>
      <w:proofErr w:type="spellEnd"/>
      <w:r>
        <w:rPr>
          <w:rFonts w:cstheme="minorHAnsi"/>
          <w:color w:val="000000"/>
        </w:rPr>
        <w:t xml:space="preserve"> son</w:t>
      </w:r>
    </w:p>
    <w:p w14:paraId="18438F94" w14:textId="77777777" w:rsidR="002507F4" w:rsidRPr="00E95636" w:rsidRDefault="002507F4" w:rsidP="002507F4">
      <w:pPr>
        <w:rPr>
          <w:rFonts w:cstheme="minorHAnsi"/>
          <w:color w:val="000000"/>
          <w:lang w:val="en-US"/>
        </w:rPr>
      </w:pPr>
      <w:r w:rsidRPr="00E95636">
        <w:rPr>
          <w:rFonts w:cstheme="minorHAnsi"/>
          <w:color w:val="000000"/>
          <w:lang w:val="en-US"/>
        </w:rPr>
        <w:t>.None</w:t>
      </w:r>
    </w:p>
    <w:p w14:paraId="72E7F0C9" w14:textId="77777777" w:rsidR="002507F4" w:rsidRPr="00E95636" w:rsidRDefault="002507F4" w:rsidP="002507F4">
      <w:pPr>
        <w:rPr>
          <w:rFonts w:cstheme="minorHAnsi"/>
          <w:color w:val="000000"/>
          <w:lang w:val="en-US"/>
        </w:rPr>
      </w:pPr>
      <w:r w:rsidRPr="00E95636">
        <w:rPr>
          <w:rFonts w:cstheme="minorHAnsi"/>
          <w:color w:val="000000"/>
          <w:lang w:val="en-US"/>
        </w:rPr>
        <w:t>.Sum</w:t>
      </w:r>
    </w:p>
    <w:p w14:paraId="470D4EEC" w14:textId="77777777" w:rsidR="002507F4" w:rsidRPr="00E95636" w:rsidRDefault="002507F4" w:rsidP="002507F4">
      <w:pPr>
        <w:rPr>
          <w:rFonts w:cstheme="minorHAnsi"/>
          <w:color w:val="000000"/>
          <w:lang w:val="en-US"/>
        </w:rPr>
      </w:pPr>
      <w:r w:rsidRPr="00E95636">
        <w:rPr>
          <w:rFonts w:cstheme="minorHAnsi"/>
          <w:color w:val="000000"/>
          <w:lang w:val="en-US"/>
        </w:rPr>
        <w:t>.Min</w:t>
      </w:r>
    </w:p>
    <w:p w14:paraId="64998FF8" w14:textId="77777777" w:rsidR="002507F4" w:rsidRPr="00E95636" w:rsidRDefault="002507F4" w:rsidP="002507F4">
      <w:pPr>
        <w:rPr>
          <w:rFonts w:cstheme="minorHAnsi"/>
          <w:color w:val="000000"/>
          <w:lang w:val="en-US"/>
        </w:rPr>
      </w:pPr>
      <w:r w:rsidRPr="00E95636">
        <w:rPr>
          <w:rFonts w:cstheme="minorHAnsi"/>
          <w:color w:val="000000"/>
          <w:lang w:val="en-US"/>
        </w:rPr>
        <w:t>.Max.</w:t>
      </w:r>
    </w:p>
    <w:p w14:paraId="72350DEF" w14:textId="77777777" w:rsidR="002507F4" w:rsidRPr="00E95636" w:rsidRDefault="002507F4" w:rsidP="002507F4">
      <w:pPr>
        <w:rPr>
          <w:rFonts w:cstheme="minorHAnsi"/>
          <w:color w:val="000000"/>
          <w:lang w:val="en-US"/>
        </w:rPr>
      </w:pPr>
      <w:r w:rsidRPr="00E95636">
        <w:rPr>
          <w:rFonts w:cstheme="minorHAnsi"/>
          <w:color w:val="000000"/>
          <w:lang w:val="en-US"/>
        </w:rPr>
        <w:t>.Last</w:t>
      </w:r>
    </w:p>
    <w:p w14:paraId="786478CA" w14:textId="77777777" w:rsidR="002507F4" w:rsidRPr="00E95636" w:rsidRDefault="002507F4" w:rsidP="002507F4">
      <w:pPr>
        <w:rPr>
          <w:rFonts w:cstheme="minorHAnsi"/>
          <w:color w:val="000000"/>
          <w:lang w:val="en-US"/>
        </w:rPr>
      </w:pPr>
      <w:r w:rsidRPr="00E95636">
        <w:rPr>
          <w:rFonts w:cstheme="minorHAnsi"/>
          <w:color w:val="000000"/>
          <w:lang w:val="en-US"/>
        </w:rPr>
        <w:t>.First</w:t>
      </w:r>
    </w:p>
    <w:p w14:paraId="417ADE09" w14:textId="77777777" w:rsidR="002507F4" w:rsidRPr="00E95636" w:rsidRDefault="002507F4" w:rsidP="002507F4">
      <w:pPr>
        <w:rPr>
          <w:rFonts w:cstheme="minorHAnsi"/>
          <w:color w:val="000000"/>
        </w:rPr>
      </w:pPr>
      <w:r w:rsidRPr="00E95636">
        <w:rPr>
          <w:rFonts w:cstheme="minorHAnsi"/>
          <w:color w:val="000000"/>
        </w:rPr>
        <w:t>.</w:t>
      </w:r>
      <w:proofErr w:type="spellStart"/>
      <w:r w:rsidRPr="00E95636">
        <w:rPr>
          <w:rFonts w:cstheme="minorHAnsi"/>
          <w:color w:val="000000"/>
        </w:rPr>
        <w:t>Count</w:t>
      </w:r>
      <w:proofErr w:type="spellEnd"/>
    </w:p>
    <w:p w14:paraId="21A4D477" w14:textId="77777777" w:rsidR="002507F4" w:rsidRPr="00E95636" w:rsidRDefault="002507F4" w:rsidP="002507F4">
      <w:pPr>
        <w:rPr>
          <w:rFonts w:cstheme="minorHAnsi"/>
          <w:color w:val="000000"/>
        </w:rPr>
      </w:pPr>
      <w:r w:rsidRPr="00E95636">
        <w:rPr>
          <w:rFonts w:cstheme="minorHAnsi"/>
          <w:color w:val="000000"/>
        </w:rPr>
        <w:t>.</w:t>
      </w:r>
      <w:proofErr w:type="spellStart"/>
      <w:r w:rsidRPr="00E95636">
        <w:rPr>
          <w:rFonts w:cstheme="minorHAnsi"/>
          <w:color w:val="000000"/>
        </w:rPr>
        <w:t>Avg</w:t>
      </w:r>
      <w:proofErr w:type="spellEnd"/>
    </w:p>
    <w:p w14:paraId="4B77A0DD" w14:textId="77777777" w:rsidR="002507F4" w:rsidRPr="00E95636" w:rsidRDefault="002507F4" w:rsidP="002507F4">
      <w:pPr>
        <w:rPr>
          <w:rFonts w:cstheme="minorHAnsi"/>
          <w:color w:val="000000"/>
        </w:rPr>
      </w:pPr>
      <w:r w:rsidRPr="00E95636">
        <w:rPr>
          <w:rFonts w:cstheme="minorHAnsi"/>
          <w:color w:val="000000"/>
        </w:rPr>
        <w:t>.</w:t>
      </w:r>
      <w:proofErr w:type="spellStart"/>
      <w:r w:rsidRPr="00E95636">
        <w:rPr>
          <w:rFonts w:cstheme="minorHAnsi"/>
          <w:color w:val="000000"/>
        </w:rPr>
        <w:t>StDev</w:t>
      </w:r>
      <w:proofErr w:type="spellEnd"/>
      <w:r w:rsidRPr="00E95636">
        <w:rPr>
          <w:rFonts w:cstheme="minorHAnsi"/>
          <w:color w:val="000000"/>
        </w:rPr>
        <w:t xml:space="preserve"> </w:t>
      </w:r>
    </w:p>
    <w:p w14:paraId="3D9BEC93" w14:textId="2499751E" w:rsidR="002507F4" w:rsidRPr="00E95636" w:rsidRDefault="002507F4" w:rsidP="002507F4">
      <w:pPr>
        <w:rPr>
          <w:rFonts w:cstheme="minorHAnsi"/>
          <w:color w:val="000000"/>
        </w:rPr>
      </w:pPr>
      <w:r>
        <w:rPr>
          <w:rFonts w:cstheme="minorHAnsi"/>
          <w:color w:val="000000"/>
        </w:rPr>
        <w:t>.Var</w:t>
      </w:r>
    </w:p>
    <w:p w14:paraId="21CFA9AE" w14:textId="77777777" w:rsidR="002507F4" w:rsidRDefault="002507F4" w:rsidP="002507F4">
      <w:pPr>
        <w:rPr>
          <w:rFonts w:cstheme="minorHAnsi"/>
          <w:b/>
          <w:color w:val="000000"/>
        </w:rPr>
      </w:pPr>
      <w:r w:rsidRPr="00E95636">
        <w:rPr>
          <w:rFonts w:cstheme="minorHAnsi"/>
          <w:b/>
          <w:color w:val="000000"/>
        </w:rPr>
        <w:t xml:space="preserve">APUNTE: Si quitamos la columna asociada mediante el selector de columnas, la </w:t>
      </w:r>
      <w:proofErr w:type="spellStart"/>
      <w:r w:rsidRPr="00E95636">
        <w:rPr>
          <w:rFonts w:cstheme="minorHAnsi"/>
          <w:b/>
          <w:color w:val="000000"/>
        </w:rPr>
        <w:t>summary</w:t>
      </w:r>
      <w:proofErr w:type="spellEnd"/>
      <w:r w:rsidRPr="00E95636">
        <w:rPr>
          <w:rFonts w:cstheme="minorHAnsi"/>
          <w:b/>
          <w:color w:val="000000"/>
        </w:rPr>
        <w:t xml:space="preserve"> </w:t>
      </w:r>
      <w:proofErr w:type="spellStart"/>
      <w:r w:rsidRPr="00E95636">
        <w:rPr>
          <w:rFonts w:cstheme="minorHAnsi"/>
          <w:b/>
          <w:color w:val="000000"/>
        </w:rPr>
        <w:t>row</w:t>
      </w:r>
      <w:proofErr w:type="spellEnd"/>
      <w:r w:rsidRPr="00E95636">
        <w:rPr>
          <w:rFonts w:cstheme="minorHAnsi"/>
          <w:b/>
          <w:color w:val="000000"/>
        </w:rPr>
        <w:t xml:space="preserve"> seguirá en su sitio pero el valor desaparecerá</w:t>
      </w:r>
    </w:p>
    <w:p w14:paraId="36AD4FBA" w14:textId="77777777" w:rsidR="002507F4" w:rsidRDefault="002507F4" w:rsidP="002507F4">
      <w:pPr>
        <w:rPr>
          <w:rFonts w:cstheme="minorHAnsi"/>
          <w:b/>
        </w:rPr>
      </w:pPr>
    </w:p>
    <w:p w14:paraId="31D87268" w14:textId="77777777" w:rsidR="002507F4" w:rsidRPr="00B853B1" w:rsidRDefault="002507F4" w:rsidP="002507F4">
      <w:pPr>
        <w:pStyle w:val="Ttulo2"/>
      </w:pPr>
      <w:bookmarkStart w:id="44" w:name="_Toc42003177"/>
      <w:proofErr w:type="spellStart"/>
      <w:r w:rsidRPr="00B853B1">
        <w:t>RadContextMenu</w:t>
      </w:r>
      <w:bookmarkEnd w:id="44"/>
      <w:proofErr w:type="spellEnd"/>
    </w:p>
    <w:p w14:paraId="57A9BF78" w14:textId="77777777" w:rsidR="002507F4" w:rsidRPr="00287171" w:rsidRDefault="002507F4" w:rsidP="002507F4">
      <w:r w:rsidRPr="00287171">
        <w:t xml:space="preserve">Menú contextual que se despliega al pulsar </w:t>
      </w:r>
      <w:proofErr w:type="spellStart"/>
      <w:r w:rsidRPr="00287171">
        <w:t>click</w:t>
      </w:r>
      <w:proofErr w:type="spellEnd"/>
      <w:r w:rsidRPr="00287171">
        <w:t xml:space="preserve"> derecho en el </w:t>
      </w:r>
      <w:proofErr w:type="spellStart"/>
      <w:r w:rsidRPr="00287171">
        <w:t>grid</w:t>
      </w:r>
      <w:proofErr w:type="spellEnd"/>
      <w:r w:rsidRPr="00287171">
        <w:t xml:space="preserve">. </w:t>
      </w:r>
    </w:p>
    <w:p w14:paraId="26234792" w14:textId="77777777" w:rsidR="002507F4" w:rsidRPr="004767F2" w:rsidRDefault="002507F4" w:rsidP="002507F4">
      <w:r w:rsidRPr="00287171">
        <w:t xml:space="preserve">Se crea un objeto </w:t>
      </w:r>
      <w:proofErr w:type="spellStart"/>
      <w:r w:rsidRPr="00287171">
        <w:t>RadContextMenu,y</w:t>
      </w:r>
      <w:proofErr w:type="spellEnd"/>
      <w:r w:rsidRPr="00287171">
        <w:t xml:space="preserve"> se crea un método para el evento radGridView1.ContextMenuOpening en el que asignamos nuestro </w:t>
      </w:r>
      <w:proofErr w:type="spellStart"/>
      <w:r w:rsidRPr="00287171">
        <w:t>contextMenu.Luego</w:t>
      </w:r>
      <w:proofErr w:type="spellEnd"/>
      <w:r w:rsidRPr="00287171">
        <w:t xml:space="preserve"> se crean objetos </w:t>
      </w:r>
      <w:proofErr w:type="spellStart"/>
      <w:r w:rsidRPr="00287171">
        <w:t>RadMenuItem</w:t>
      </w:r>
      <w:proofErr w:type="spellEnd"/>
      <w:r w:rsidRPr="00287171">
        <w:t xml:space="preserve"> y le asignamos un texto, también debemos crear métodos para los eventos </w:t>
      </w:r>
      <w:proofErr w:type="spellStart"/>
      <w:r w:rsidRPr="00287171">
        <w:t>item.Click</w:t>
      </w:r>
      <w:proofErr w:type="spellEnd"/>
      <w:r w:rsidRPr="00287171">
        <w:t xml:space="preserve"> . Por último añadimos l</w:t>
      </w:r>
      <w:r>
        <w:t xml:space="preserve">os ítem al objeto </w:t>
      </w:r>
      <w:proofErr w:type="spellStart"/>
      <w:r>
        <w:t>contextMenu</w:t>
      </w:r>
      <w:proofErr w:type="spellEnd"/>
      <w:r>
        <w:t xml:space="preserve">. </w:t>
      </w:r>
    </w:p>
    <w:p w14:paraId="327D71E0" w14:textId="77777777" w:rsidR="002507F4" w:rsidRPr="00287171" w:rsidRDefault="002507F4" w:rsidP="002507F4">
      <w:pPr>
        <w:rPr>
          <w:szCs w:val="28"/>
        </w:rPr>
      </w:pPr>
      <w:r w:rsidRPr="00287171">
        <w:rPr>
          <w:szCs w:val="28"/>
        </w:rPr>
        <w:t>Ejemplo:</w:t>
      </w:r>
    </w:p>
    <w:p w14:paraId="11865CF1" w14:textId="77777777" w:rsidR="002507F4" w:rsidRPr="002834C1" w:rsidRDefault="002507F4" w:rsidP="002507F4">
      <w:pPr>
        <w:spacing w:after="0" w:line="240" w:lineRule="auto"/>
        <w:rPr>
          <w:color w:val="000000"/>
          <w:lang w:val="en-US"/>
        </w:rPr>
      </w:pPr>
      <w:proofErr w:type="spellStart"/>
      <w:r w:rsidRPr="002834C1">
        <w:rPr>
          <w:color w:val="000000"/>
          <w:lang w:val="en-US"/>
        </w:rPr>
        <w:t>RadMenuItem</w:t>
      </w:r>
      <w:proofErr w:type="spellEnd"/>
      <w:r w:rsidRPr="002834C1">
        <w:rPr>
          <w:color w:val="000000"/>
          <w:lang w:val="en-US"/>
        </w:rPr>
        <w:t xml:space="preserve"> </w:t>
      </w:r>
      <w:proofErr w:type="spellStart"/>
      <w:r w:rsidRPr="002834C1">
        <w:rPr>
          <w:color w:val="000000"/>
          <w:lang w:val="en-US"/>
        </w:rPr>
        <w:t>bomMenuItem</w:t>
      </w:r>
      <w:proofErr w:type="spellEnd"/>
      <w:r w:rsidRPr="002834C1">
        <w:rPr>
          <w:color w:val="000000"/>
          <w:lang w:val="en-US"/>
        </w:rPr>
        <w:t xml:space="preserve"> = </w:t>
      </w:r>
      <w:r w:rsidRPr="002834C1">
        <w:rPr>
          <w:color w:val="0000FF"/>
          <w:lang w:val="en-US"/>
        </w:rPr>
        <w:t>new</w:t>
      </w:r>
      <w:r w:rsidRPr="002834C1">
        <w:rPr>
          <w:color w:val="000000"/>
          <w:lang w:val="en-US"/>
        </w:rPr>
        <w:t xml:space="preserve"> </w:t>
      </w:r>
      <w:proofErr w:type="spellStart"/>
      <w:r w:rsidRPr="002834C1">
        <w:rPr>
          <w:color w:val="000000"/>
          <w:lang w:val="en-US"/>
        </w:rPr>
        <w:t>RadMenuItem</w:t>
      </w:r>
      <w:proofErr w:type="spellEnd"/>
      <w:r w:rsidRPr="002834C1">
        <w:rPr>
          <w:color w:val="000000"/>
          <w:lang w:val="en-US"/>
        </w:rPr>
        <w:t>();</w:t>
      </w:r>
    </w:p>
    <w:p w14:paraId="6AA856BA" w14:textId="77777777" w:rsidR="002507F4" w:rsidRPr="007E1A75" w:rsidRDefault="002507F4" w:rsidP="002507F4">
      <w:pPr>
        <w:spacing w:after="0" w:line="240" w:lineRule="auto"/>
        <w:rPr>
          <w:color w:val="000000"/>
          <w:lang w:val="en-US"/>
        </w:rPr>
      </w:pPr>
      <w:proofErr w:type="spellStart"/>
      <w:r w:rsidRPr="007E1A75">
        <w:rPr>
          <w:color w:val="000000"/>
          <w:lang w:val="en-US"/>
        </w:rPr>
        <w:lastRenderedPageBreak/>
        <w:t>RadMenuItem</w:t>
      </w:r>
      <w:proofErr w:type="spellEnd"/>
      <w:r w:rsidRPr="007E1A75">
        <w:rPr>
          <w:color w:val="000000"/>
          <w:lang w:val="en-US"/>
        </w:rPr>
        <w:t xml:space="preserve"> </w:t>
      </w:r>
      <w:proofErr w:type="spellStart"/>
      <w:r w:rsidRPr="007E1A75">
        <w:rPr>
          <w:color w:val="000000"/>
          <w:lang w:val="en-US"/>
        </w:rPr>
        <w:t>histArticulosMenuItem</w:t>
      </w:r>
      <w:proofErr w:type="spellEnd"/>
      <w:r w:rsidRPr="007E1A75">
        <w:rPr>
          <w:color w:val="000000"/>
          <w:lang w:val="en-US"/>
        </w:rPr>
        <w:t xml:space="preserve"> = </w:t>
      </w:r>
      <w:r w:rsidRPr="007E1A75">
        <w:rPr>
          <w:color w:val="0000FF"/>
          <w:lang w:val="en-US"/>
        </w:rPr>
        <w:t>new</w:t>
      </w:r>
      <w:r w:rsidRPr="007E1A75">
        <w:rPr>
          <w:color w:val="000000"/>
          <w:lang w:val="en-US"/>
        </w:rPr>
        <w:t xml:space="preserve"> </w:t>
      </w:r>
      <w:proofErr w:type="spellStart"/>
      <w:r w:rsidRPr="007E1A75">
        <w:rPr>
          <w:color w:val="000000"/>
          <w:lang w:val="en-US"/>
        </w:rPr>
        <w:t>RadMenuItem</w:t>
      </w:r>
      <w:proofErr w:type="spellEnd"/>
      <w:r w:rsidRPr="007E1A75">
        <w:rPr>
          <w:color w:val="000000"/>
          <w:lang w:val="en-US"/>
        </w:rPr>
        <w:t>();</w:t>
      </w:r>
    </w:p>
    <w:p w14:paraId="5713FADB" w14:textId="77777777" w:rsidR="002507F4" w:rsidRPr="007E1A75" w:rsidRDefault="002507F4" w:rsidP="002507F4">
      <w:pPr>
        <w:spacing w:after="0" w:line="240" w:lineRule="auto"/>
        <w:rPr>
          <w:color w:val="000000"/>
          <w:lang w:val="en-US"/>
        </w:rPr>
      </w:pPr>
      <w:r w:rsidRPr="007E1A75">
        <w:rPr>
          <w:color w:val="000000"/>
          <w:lang w:val="en-US"/>
        </w:rPr>
        <w:t xml:space="preserve"> </w:t>
      </w:r>
      <w:proofErr w:type="spellStart"/>
      <w:r w:rsidRPr="007E1A75">
        <w:rPr>
          <w:color w:val="000000"/>
          <w:lang w:val="en-US"/>
        </w:rPr>
        <w:t>bomMenuItem.Text</w:t>
      </w:r>
      <w:proofErr w:type="spellEnd"/>
      <w:r w:rsidRPr="007E1A75">
        <w:rPr>
          <w:color w:val="000000"/>
          <w:lang w:val="en-US"/>
        </w:rPr>
        <w:t xml:space="preserve"> = </w:t>
      </w:r>
      <w:r w:rsidRPr="007E1A75">
        <w:rPr>
          <w:color w:val="A31515"/>
          <w:lang w:val="en-US"/>
        </w:rPr>
        <w:t xml:space="preserve">"Ver </w:t>
      </w:r>
      <w:proofErr w:type="spellStart"/>
      <w:r w:rsidRPr="007E1A75">
        <w:rPr>
          <w:color w:val="A31515"/>
          <w:lang w:val="en-US"/>
        </w:rPr>
        <w:t>formulario</w:t>
      </w:r>
      <w:proofErr w:type="spellEnd"/>
      <w:r w:rsidRPr="007E1A75">
        <w:rPr>
          <w:color w:val="A31515"/>
          <w:lang w:val="en-US"/>
        </w:rPr>
        <w:t xml:space="preserve"> Bom"</w:t>
      </w:r>
      <w:r w:rsidRPr="007E1A75">
        <w:rPr>
          <w:color w:val="000000"/>
          <w:lang w:val="en-US"/>
        </w:rPr>
        <w:t>;</w:t>
      </w:r>
    </w:p>
    <w:p w14:paraId="348B82DE" w14:textId="77777777" w:rsidR="002507F4" w:rsidRPr="00723514" w:rsidRDefault="002507F4" w:rsidP="002507F4">
      <w:pPr>
        <w:spacing w:after="0" w:line="240" w:lineRule="auto"/>
        <w:rPr>
          <w:color w:val="000000"/>
          <w:lang w:val="en-US"/>
        </w:rPr>
      </w:pPr>
      <w:r w:rsidRPr="007E1A75">
        <w:rPr>
          <w:color w:val="000000"/>
          <w:lang w:val="en-US"/>
        </w:rPr>
        <w:t xml:space="preserve"> </w:t>
      </w:r>
      <w:proofErr w:type="spellStart"/>
      <w:r w:rsidRPr="00723514">
        <w:rPr>
          <w:color w:val="000000"/>
          <w:lang w:val="en-US"/>
        </w:rPr>
        <w:t>histArticulosMenuItem.Text</w:t>
      </w:r>
      <w:proofErr w:type="spellEnd"/>
      <w:r w:rsidRPr="00723514">
        <w:rPr>
          <w:color w:val="000000"/>
          <w:lang w:val="en-US"/>
        </w:rPr>
        <w:t xml:space="preserve"> = </w:t>
      </w:r>
      <w:r w:rsidRPr="00723514">
        <w:rPr>
          <w:color w:val="A31515"/>
          <w:lang w:val="en-US"/>
        </w:rPr>
        <w:t xml:space="preserve">"Hist. </w:t>
      </w:r>
      <w:proofErr w:type="spellStart"/>
      <w:r w:rsidRPr="00723514">
        <w:rPr>
          <w:color w:val="A31515"/>
          <w:lang w:val="en-US"/>
        </w:rPr>
        <w:t>Articulos</w:t>
      </w:r>
      <w:proofErr w:type="spellEnd"/>
      <w:r w:rsidRPr="00723514">
        <w:rPr>
          <w:color w:val="A31515"/>
          <w:lang w:val="en-US"/>
        </w:rPr>
        <w:t>"</w:t>
      </w:r>
      <w:r w:rsidRPr="00723514">
        <w:rPr>
          <w:color w:val="000000"/>
          <w:lang w:val="en-US"/>
        </w:rPr>
        <w:t>;</w:t>
      </w:r>
    </w:p>
    <w:p w14:paraId="67285A49" w14:textId="77777777" w:rsidR="002507F4" w:rsidRPr="00723514" w:rsidRDefault="002507F4" w:rsidP="002507F4">
      <w:pPr>
        <w:spacing w:after="0" w:line="240" w:lineRule="auto"/>
        <w:rPr>
          <w:color w:val="000000"/>
          <w:lang w:val="en-US"/>
        </w:rPr>
      </w:pPr>
    </w:p>
    <w:p w14:paraId="121C81FB" w14:textId="77777777" w:rsidR="002507F4" w:rsidRPr="00723514" w:rsidRDefault="002507F4" w:rsidP="002507F4">
      <w:pPr>
        <w:rPr>
          <w:sz w:val="36"/>
          <w:szCs w:val="36"/>
          <w:lang w:val="en-US"/>
        </w:rPr>
      </w:pPr>
      <w:r w:rsidRPr="00723514">
        <w:rPr>
          <w:color w:val="000000"/>
          <w:lang w:val="en-US"/>
        </w:rPr>
        <w:t xml:space="preserve">  </w:t>
      </w:r>
      <w:proofErr w:type="spellStart"/>
      <w:r w:rsidRPr="00723514">
        <w:rPr>
          <w:color w:val="0000FF"/>
          <w:lang w:val="en-US"/>
        </w:rPr>
        <w:t>this</w:t>
      </w:r>
      <w:r w:rsidRPr="00723514">
        <w:rPr>
          <w:color w:val="000000"/>
          <w:lang w:val="en-US"/>
        </w:rPr>
        <w:t>.gridViewControl.ContextMenuOpening</w:t>
      </w:r>
      <w:proofErr w:type="spellEnd"/>
      <w:r w:rsidRPr="00723514">
        <w:rPr>
          <w:color w:val="000000"/>
          <w:lang w:val="en-US"/>
        </w:rPr>
        <w:t xml:space="preserve"> += </w:t>
      </w:r>
      <w:proofErr w:type="spellStart"/>
      <w:r w:rsidRPr="00723514">
        <w:rPr>
          <w:color w:val="000000"/>
          <w:lang w:val="en-US"/>
        </w:rPr>
        <w:t>gridView_ContextMenuOpeningEvent</w:t>
      </w:r>
      <w:proofErr w:type="spellEnd"/>
      <w:r w:rsidRPr="00723514">
        <w:rPr>
          <w:color w:val="000000"/>
          <w:lang w:val="en-US"/>
        </w:rPr>
        <w:t>;</w:t>
      </w:r>
    </w:p>
    <w:p w14:paraId="6AB33D64" w14:textId="77777777" w:rsidR="002507F4" w:rsidRPr="00723514" w:rsidRDefault="002507F4" w:rsidP="002507F4">
      <w:pPr>
        <w:rPr>
          <w:color w:val="000000"/>
          <w:lang w:val="en-US"/>
        </w:rPr>
      </w:pPr>
      <w:proofErr w:type="spellStart"/>
      <w:r w:rsidRPr="00723514">
        <w:rPr>
          <w:color w:val="000000"/>
          <w:lang w:val="en-US"/>
        </w:rPr>
        <w:t>bomMenuItem.Click</w:t>
      </w:r>
      <w:proofErr w:type="spellEnd"/>
      <w:r w:rsidRPr="00723514">
        <w:rPr>
          <w:color w:val="000000"/>
          <w:lang w:val="en-US"/>
        </w:rPr>
        <w:t xml:space="preserve"> += </w:t>
      </w:r>
      <w:r w:rsidRPr="00723514">
        <w:rPr>
          <w:color w:val="0000FF"/>
          <w:lang w:val="en-US"/>
        </w:rPr>
        <w:t>new</w:t>
      </w:r>
      <w:r w:rsidRPr="00723514">
        <w:rPr>
          <w:color w:val="000000"/>
          <w:lang w:val="en-US"/>
        </w:rPr>
        <w:t xml:space="preserve"> </w:t>
      </w:r>
      <w:proofErr w:type="spellStart"/>
      <w:r w:rsidRPr="00723514">
        <w:rPr>
          <w:color w:val="000000"/>
          <w:lang w:val="en-US"/>
        </w:rPr>
        <w:t>EventHandler</w:t>
      </w:r>
      <w:proofErr w:type="spellEnd"/>
      <w:r w:rsidRPr="00723514">
        <w:rPr>
          <w:color w:val="000000"/>
          <w:lang w:val="en-US"/>
        </w:rPr>
        <w:t>(</w:t>
      </w:r>
      <w:proofErr w:type="spellStart"/>
      <w:r w:rsidRPr="00723514">
        <w:rPr>
          <w:color w:val="000000"/>
          <w:lang w:val="en-US"/>
        </w:rPr>
        <w:t>bomMenuItem_Event</w:t>
      </w:r>
      <w:proofErr w:type="spellEnd"/>
      <w:r w:rsidRPr="00723514">
        <w:rPr>
          <w:color w:val="000000"/>
          <w:lang w:val="en-US"/>
        </w:rPr>
        <w:t>);</w:t>
      </w:r>
    </w:p>
    <w:p w14:paraId="794722E8" w14:textId="77777777" w:rsidR="002507F4" w:rsidRPr="00723514" w:rsidRDefault="002507F4" w:rsidP="002507F4">
      <w:pPr>
        <w:rPr>
          <w:color w:val="000000"/>
          <w:lang w:val="en-US"/>
        </w:rPr>
      </w:pPr>
      <w:proofErr w:type="spellStart"/>
      <w:r w:rsidRPr="00723514">
        <w:rPr>
          <w:color w:val="000000"/>
          <w:lang w:val="en-US"/>
        </w:rPr>
        <w:t>histArticulosMenuItem.Click</w:t>
      </w:r>
      <w:proofErr w:type="spellEnd"/>
      <w:r w:rsidRPr="00723514">
        <w:rPr>
          <w:color w:val="000000"/>
          <w:lang w:val="en-US"/>
        </w:rPr>
        <w:t xml:space="preserve"> +=</w:t>
      </w:r>
      <w:r w:rsidRPr="00723514">
        <w:rPr>
          <w:color w:val="0000FF"/>
          <w:lang w:val="en-US"/>
        </w:rPr>
        <w:t>new</w:t>
      </w:r>
      <w:r w:rsidRPr="00723514">
        <w:rPr>
          <w:color w:val="000000"/>
          <w:lang w:val="en-US"/>
        </w:rPr>
        <w:t xml:space="preserve"> </w:t>
      </w:r>
      <w:proofErr w:type="spellStart"/>
      <w:r w:rsidRPr="00723514">
        <w:rPr>
          <w:color w:val="000000"/>
          <w:lang w:val="en-US"/>
        </w:rPr>
        <w:t>EventHandler</w:t>
      </w:r>
      <w:proofErr w:type="spellEnd"/>
      <w:r w:rsidRPr="00723514">
        <w:rPr>
          <w:color w:val="000000"/>
          <w:lang w:val="en-US"/>
        </w:rPr>
        <w:t>(</w:t>
      </w:r>
      <w:proofErr w:type="spellStart"/>
      <w:r w:rsidRPr="00723514">
        <w:rPr>
          <w:color w:val="000000"/>
          <w:lang w:val="en-US"/>
        </w:rPr>
        <w:t>histArticulosMenuItem_Event</w:t>
      </w:r>
      <w:proofErr w:type="spellEnd"/>
      <w:r w:rsidRPr="00723514">
        <w:rPr>
          <w:color w:val="000000"/>
          <w:lang w:val="en-US"/>
        </w:rPr>
        <w:t>);</w:t>
      </w:r>
    </w:p>
    <w:p w14:paraId="3913089B" w14:textId="77777777" w:rsidR="002507F4" w:rsidRPr="00723514" w:rsidRDefault="002507F4" w:rsidP="002507F4">
      <w:pPr>
        <w:rPr>
          <w:color w:val="000000"/>
          <w:lang w:val="en-US"/>
        </w:rPr>
      </w:pPr>
      <w:proofErr w:type="spellStart"/>
      <w:r w:rsidRPr="00723514">
        <w:rPr>
          <w:color w:val="000000"/>
          <w:lang w:val="en-US"/>
        </w:rPr>
        <w:t>contextMenu.Items.Add</w:t>
      </w:r>
      <w:proofErr w:type="spellEnd"/>
      <w:r w:rsidRPr="00723514">
        <w:rPr>
          <w:color w:val="000000"/>
          <w:lang w:val="en-US"/>
        </w:rPr>
        <w:t>(</w:t>
      </w:r>
      <w:proofErr w:type="spellStart"/>
      <w:r w:rsidRPr="00723514">
        <w:rPr>
          <w:color w:val="000000"/>
          <w:lang w:val="en-US"/>
        </w:rPr>
        <w:t>bomMenuItem</w:t>
      </w:r>
      <w:proofErr w:type="spellEnd"/>
      <w:r w:rsidRPr="00723514">
        <w:rPr>
          <w:color w:val="000000"/>
          <w:lang w:val="en-US"/>
        </w:rPr>
        <w:t>);</w:t>
      </w:r>
    </w:p>
    <w:p w14:paraId="2A3DF28F" w14:textId="77777777" w:rsidR="002507F4" w:rsidRPr="00723514" w:rsidRDefault="002507F4" w:rsidP="002507F4">
      <w:pPr>
        <w:rPr>
          <w:color w:val="000000"/>
          <w:sz w:val="28"/>
          <w:szCs w:val="28"/>
          <w:lang w:val="en-US"/>
        </w:rPr>
      </w:pPr>
      <w:proofErr w:type="spellStart"/>
      <w:r w:rsidRPr="00723514">
        <w:rPr>
          <w:color w:val="000000"/>
          <w:lang w:val="en-US"/>
        </w:rPr>
        <w:t>contextMenu.Items.Add</w:t>
      </w:r>
      <w:proofErr w:type="spellEnd"/>
      <w:r w:rsidRPr="00723514">
        <w:rPr>
          <w:color w:val="000000"/>
          <w:lang w:val="en-US"/>
        </w:rPr>
        <w:t>(</w:t>
      </w:r>
      <w:proofErr w:type="spellStart"/>
      <w:r w:rsidRPr="00723514">
        <w:rPr>
          <w:color w:val="000000"/>
          <w:lang w:val="en-US"/>
        </w:rPr>
        <w:t>histArticulosMenuItem</w:t>
      </w:r>
      <w:proofErr w:type="spellEnd"/>
      <w:r w:rsidRPr="00723514">
        <w:rPr>
          <w:color w:val="000000"/>
          <w:lang w:val="en-US"/>
        </w:rPr>
        <w:t>);</w:t>
      </w:r>
    </w:p>
    <w:p w14:paraId="258F2008" w14:textId="77777777" w:rsidR="002507F4" w:rsidRPr="00723514" w:rsidRDefault="002507F4" w:rsidP="002507F4">
      <w:pPr>
        <w:spacing w:after="0" w:line="240" w:lineRule="auto"/>
        <w:rPr>
          <w:color w:val="000000"/>
          <w:lang w:val="en-US"/>
        </w:rPr>
      </w:pPr>
      <w:r w:rsidRPr="00723514">
        <w:rPr>
          <w:color w:val="0000FF"/>
          <w:lang w:val="en-US"/>
        </w:rPr>
        <w:t>void</w:t>
      </w:r>
      <w:r w:rsidRPr="00723514">
        <w:rPr>
          <w:color w:val="000000"/>
          <w:lang w:val="en-US"/>
        </w:rPr>
        <w:t xml:space="preserve"> </w:t>
      </w:r>
      <w:proofErr w:type="spellStart"/>
      <w:r w:rsidRPr="00723514">
        <w:rPr>
          <w:color w:val="000000"/>
          <w:lang w:val="en-US"/>
        </w:rPr>
        <w:t>gridView_ContextMenuOpeningEvent</w:t>
      </w:r>
      <w:proofErr w:type="spellEnd"/>
      <w:r w:rsidRPr="00723514">
        <w:rPr>
          <w:color w:val="000000"/>
          <w:lang w:val="en-US"/>
        </w:rPr>
        <w:t>(</w:t>
      </w:r>
      <w:r w:rsidRPr="00723514">
        <w:rPr>
          <w:color w:val="0000FF"/>
          <w:lang w:val="en-US"/>
        </w:rPr>
        <w:t>object</w:t>
      </w:r>
      <w:r w:rsidRPr="00723514">
        <w:rPr>
          <w:color w:val="000000"/>
          <w:lang w:val="en-US"/>
        </w:rPr>
        <w:t xml:space="preserve"> sender, </w:t>
      </w:r>
      <w:proofErr w:type="spellStart"/>
      <w:r w:rsidRPr="00723514">
        <w:rPr>
          <w:color w:val="000000"/>
          <w:lang w:val="en-US"/>
        </w:rPr>
        <w:t>Telerik.WinControls.UI.ContextMenuOpeningEventArgs</w:t>
      </w:r>
      <w:proofErr w:type="spellEnd"/>
      <w:r w:rsidRPr="00723514">
        <w:rPr>
          <w:color w:val="000000"/>
          <w:lang w:val="en-US"/>
        </w:rPr>
        <w:t xml:space="preserve"> e)</w:t>
      </w:r>
    </w:p>
    <w:p w14:paraId="7ECCA2B4" w14:textId="77777777" w:rsidR="002507F4" w:rsidRDefault="002507F4" w:rsidP="002507F4">
      <w:pPr>
        <w:spacing w:after="0" w:line="240" w:lineRule="auto"/>
        <w:rPr>
          <w:color w:val="000000"/>
        </w:rPr>
      </w:pPr>
      <w:r w:rsidRPr="00723514">
        <w:rPr>
          <w:color w:val="000000"/>
          <w:lang w:val="en-US"/>
        </w:rPr>
        <w:t xml:space="preserve">        </w:t>
      </w:r>
      <w:r>
        <w:rPr>
          <w:color w:val="000000"/>
        </w:rPr>
        <w:t>{</w:t>
      </w:r>
    </w:p>
    <w:p w14:paraId="0B8ABE64" w14:textId="77777777" w:rsidR="002507F4" w:rsidRDefault="002507F4" w:rsidP="002507F4">
      <w:pPr>
        <w:spacing w:after="0" w:line="240" w:lineRule="auto"/>
        <w:rPr>
          <w:color w:val="000000"/>
        </w:rPr>
      </w:pPr>
      <w:r>
        <w:rPr>
          <w:color w:val="000000"/>
        </w:rPr>
        <w:t xml:space="preserve">            </w:t>
      </w:r>
      <w:proofErr w:type="spellStart"/>
      <w:r>
        <w:rPr>
          <w:color w:val="000000"/>
        </w:rPr>
        <w:t>e.ContextMenu</w:t>
      </w:r>
      <w:proofErr w:type="spellEnd"/>
      <w:r>
        <w:rPr>
          <w:color w:val="000000"/>
        </w:rPr>
        <w:t xml:space="preserve"> = </w:t>
      </w:r>
      <w:proofErr w:type="spellStart"/>
      <w:r>
        <w:rPr>
          <w:color w:val="000000"/>
        </w:rPr>
        <w:t>contextMenu.DropDown</w:t>
      </w:r>
      <w:proofErr w:type="spellEnd"/>
      <w:r>
        <w:rPr>
          <w:color w:val="000000"/>
        </w:rPr>
        <w:t>;</w:t>
      </w:r>
    </w:p>
    <w:p w14:paraId="64B6C47D" w14:textId="77777777" w:rsidR="002507F4" w:rsidRDefault="002507F4" w:rsidP="002507F4">
      <w:pPr>
        <w:spacing w:after="0" w:line="240" w:lineRule="auto"/>
        <w:rPr>
          <w:color w:val="000000"/>
        </w:rPr>
      </w:pPr>
    </w:p>
    <w:p w14:paraId="529CD829" w14:textId="77777777" w:rsidR="002507F4" w:rsidRDefault="002507F4" w:rsidP="002507F4">
      <w:pPr>
        <w:rPr>
          <w:color w:val="000000"/>
        </w:rPr>
      </w:pPr>
      <w:r>
        <w:rPr>
          <w:color w:val="000000"/>
        </w:rPr>
        <w:t xml:space="preserve">        }</w:t>
      </w:r>
    </w:p>
    <w:p w14:paraId="555F5846" w14:textId="77777777" w:rsidR="002507F4" w:rsidRDefault="002507F4" w:rsidP="002507F4">
      <w:pPr>
        <w:rPr>
          <w:color w:val="000000"/>
        </w:rPr>
      </w:pPr>
    </w:p>
    <w:p w14:paraId="45CA4BF9" w14:textId="7CD1616D" w:rsidR="002507F4" w:rsidRPr="00716C22" w:rsidRDefault="002507F4" w:rsidP="002507F4">
      <w:pPr>
        <w:pStyle w:val="Ttulo2"/>
      </w:pPr>
      <w:bookmarkStart w:id="45" w:name="_Toc42003178"/>
      <w:proofErr w:type="spellStart"/>
      <w:r w:rsidRPr="00B853B1">
        <w:t>RadScheduler</w:t>
      </w:r>
      <w:bookmarkEnd w:id="45"/>
      <w:proofErr w:type="spellEnd"/>
    </w:p>
    <w:p w14:paraId="079387DD" w14:textId="079A5A5E" w:rsidR="002507F4" w:rsidRDefault="002507F4" w:rsidP="002507F4">
      <w:pPr>
        <w:rPr>
          <w:color w:val="000000"/>
        </w:rPr>
      </w:pPr>
      <w:r>
        <w:rPr>
          <w:color w:val="000000"/>
        </w:rPr>
        <w:t>(Esto no se usa pero se ha hablado de utilizarlo por lo que vendría bien mirárselo, estos son apuntes de cuando le eché yo un vistazo en su momento)</w:t>
      </w:r>
    </w:p>
    <w:p w14:paraId="0C9AE3C2" w14:textId="77777777" w:rsidR="002507F4" w:rsidRDefault="002507F4" w:rsidP="002507F4">
      <w:pPr>
        <w:rPr>
          <w:color w:val="000000"/>
        </w:rPr>
      </w:pPr>
      <w:proofErr w:type="spellStart"/>
      <w:r>
        <w:rPr>
          <w:color w:val="000000"/>
        </w:rPr>
        <w:t>RadScheduler</w:t>
      </w:r>
      <w:proofErr w:type="spellEnd"/>
      <w:r>
        <w:rPr>
          <w:color w:val="000000"/>
        </w:rPr>
        <w:t xml:space="preserve"> muestra todos sus eventos en una "Tabla de tiempo". Esta tabla consiste en:</w:t>
      </w:r>
    </w:p>
    <w:p w14:paraId="2D20383C" w14:textId="77777777" w:rsidR="002507F4" w:rsidRDefault="002507F4" w:rsidP="002507F4">
      <w:pPr>
        <w:rPr>
          <w:color w:val="000000"/>
        </w:rPr>
      </w:pPr>
      <w:r>
        <w:rPr>
          <w:color w:val="000000"/>
        </w:rPr>
        <w:t>La cabecera que muestra las fechas en las que se pueden crear citas</w:t>
      </w:r>
    </w:p>
    <w:p w14:paraId="481A1676" w14:textId="77777777" w:rsidR="002507F4" w:rsidRDefault="002507F4" w:rsidP="002507F4">
      <w:pPr>
        <w:rPr>
          <w:color w:val="000000"/>
        </w:rPr>
      </w:pPr>
      <w:r>
        <w:rPr>
          <w:color w:val="000000"/>
        </w:rPr>
        <w:t>Debajo de la cabecera se muestran las citas que duran todo el día, es decir que no tiene una duración especificada</w:t>
      </w:r>
    </w:p>
    <w:p w14:paraId="2BDC7D57" w14:textId="77777777" w:rsidR="002507F4" w:rsidRDefault="002507F4" w:rsidP="002507F4">
      <w:pPr>
        <w:rPr>
          <w:color w:val="000000"/>
        </w:rPr>
      </w:pPr>
      <w:r>
        <w:rPr>
          <w:color w:val="000000"/>
        </w:rPr>
        <w:t>Después está la zona de citas que contiene cualquier número de citas</w:t>
      </w:r>
    </w:p>
    <w:p w14:paraId="44C14F97" w14:textId="77777777" w:rsidR="002507F4" w:rsidRDefault="002507F4" w:rsidP="002507F4">
      <w:pPr>
        <w:rPr>
          <w:color w:val="000000"/>
        </w:rPr>
      </w:pPr>
      <w:r>
        <w:rPr>
          <w:color w:val="000000"/>
        </w:rPr>
        <w:t xml:space="preserve">En el borde izquierdo del </w:t>
      </w:r>
      <w:proofErr w:type="spellStart"/>
      <w:r>
        <w:rPr>
          <w:color w:val="000000"/>
        </w:rPr>
        <w:t>scheduler</w:t>
      </w:r>
      <w:proofErr w:type="spellEnd"/>
      <w:r>
        <w:rPr>
          <w:color w:val="000000"/>
        </w:rPr>
        <w:t xml:space="preserve"> encontramos la "regla de tiempos"</w:t>
      </w:r>
    </w:p>
    <w:p w14:paraId="47173DA7" w14:textId="77777777" w:rsidR="002507F4" w:rsidRDefault="002507F4" w:rsidP="002507F4">
      <w:pPr>
        <w:rPr>
          <w:color w:val="000000"/>
        </w:rPr>
      </w:pPr>
      <w:r>
        <w:rPr>
          <w:color w:val="000000"/>
        </w:rPr>
        <w:t xml:space="preserve">Se pueden definir "Horas de trabajo" para facilitar la visualización, estas horas tienen un color </w:t>
      </w:r>
      <w:proofErr w:type="spellStart"/>
      <w:r>
        <w:rPr>
          <w:color w:val="000000"/>
        </w:rPr>
        <w:t>mas</w:t>
      </w:r>
      <w:proofErr w:type="spellEnd"/>
      <w:r>
        <w:rPr>
          <w:color w:val="000000"/>
        </w:rPr>
        <w:t xml:space="preserve"> claro.</w:t>
      </w:r>
    </w:p>
    <w:p w14:paraId="61A51BCA" w14:textId="77777777" w:rsidR="002507F4" w:rsidRDefault="002507F4" w:rsidP="002507F4">
      <w:pPr>
        <w:rPr>
          <w:color w:val="000000"/>
        </w:rPr>
      </w:pPr>
      <w:r>
        <w:rPr>
          <w:color w:val="000000"/>
        </w:rPr>
        <w:t xml:space="preserve">En la mayoría de las vistas del </w:t>
      </w:r>
      <w:proofErr w:type="spellStart"/>
      <w:r>
        <w:rPr>
          <w:color w:val="000000"/>
        </w:rPr>
        <w:t>scheduler</w:t>
      </w:r>
      <w:proofErr w:type="spellEnd"/>
      <w:r>
        <w:rPr>
          <w:color w:val="000000"/>
        </w:rPr>
        <w:t xml:space="preserve"> la fecha actual se destaca para una mejor presentación visual.</w:t>
      </w:r>
    </w:p>
    <w:p w14:paraId="1627F259" w14:textId="77777777" w:rsidR="002507F4" w:rsidRDefault="002507F4" w:rsidP="002507F4">
      <w:pPr>
        <w:rPr>
          <w:color w:val="000000"/>
        </w:rPr>
      </w:pPr>
      <w:r>
        <w:rPr>
          <w:color w:val="000000"/>
        </w:rPr>
        <w:t xml:space="preserve">Además, los elementos de navegación permiten al usuario saltar a la cita </w:t>
      </w:r>
      <w:proofErr w:type="spellStart"/>
      <w:r>
        <w:rPr>
          <w:color w:val="000000"/>
        </w:rPr>
        <w:t>mas</w:t>
      </w:r>
      <w:proofErr w:type="spellEnd"/>
      <w:r>
        <w:rPr>
          <w:color w:val="000000"/>
        </w:rPr>
        <w:t xml:space="preserve"> cercana tanto hacia adelante como hacia atrás</w:t>
      </w:r>
    </w:p>
    <w:p w14:paraId="3C15398F" w14:textId="77777777" w:rsidR="002507F4" w:rsidRDefault="002507F4" w:rsidP="002507F4">
      <w:pPr>
        <w:rPr>
          <w:color w:val="000000"/>
        </w:rPr>
      </w:pPr>
      <w:r>
        <w:rPr>
          <w:noProof/>
        </w:rPr>
        <w:lastRenderedPageBreak/>
        <w:drawing>
          <wp:inline distT="0" distB="0" distL="0" distR="0" wp14:anchorId="0004C92D" wp14:editId="52A67D44">
            <wp:extent cx="5400040" cy="285940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5400040" cy="2859405"/>
                    </a:xfrm>
                    <a:prstGeom prst="rect">
                      <a:avLst/>
                    </a:prstGeom>
                    <a:ln/>
                  </pic:spPr>
                </pic:pic>
              </a:graphicData>
            </a:graphic>
          </wp:inline>
        </w:drawing>
      </w:r>
    </w:p>
    <w:p w14:paraId="154E0735" w14:textId="77777777" w:rsidR="002507F4" w:rsidRDefault="002507F4" w:rsidP="002507F4">
      <w:pPr>
        <w:rPr>
          <w:color w:val="000000"/>
        </w:rPr>
      </w:pPr>
    </w:p>
    <w:p w14:paraId="3171A5DE" w14:textId="30CAA3D9" w:rsidR="002507F4" w:rsidRDefault="002507F4" w:rsidP="002507F4">
      <w:pPr>
        <w:rPr>
          <w:color w:val="000000"/>
        </w:rPr>
      </w:pPr>
      <w:r>
        <w:rPr>
          <w:noProof/>
        </w:rPr>
        <w:drawing>
          <wp:inline distT="0" distB="0" distL="0" distR="0" wp14:anchorId="58208334" wp14:editId="72563FFF">
            <wp:extent cx="5400040" cy="2879725"/>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400040" cy="2879725"/>
                    </a:xfrm>
                    <a:prstGeom prst="rect">
                      <a:avLst/>
                    </a:prstGeom>
                    <a:ln/>
                  </pic:spPr>
                </pic:pic>
              </a:graphicData>
            </a:graphic>
          </wp:inline>
        </w:drawing>
      </w:r>
    </w:p>
    <w:p w14:paraId="6FF4FF86" w14:textId="77777777" w:rsidR="002507F4" w:rsidRDefault="002507F4" w:rsidP="002507F4">
      <w:pPr>
        <w:rPr>
          <w:color w:val="000000"/>
        </w:rPr>
      </w:pPr>
    </w:p>
    <w:p w14:paraId="24FBBBA1" w14:textId="77777777" w:rsidR="002507F4" w:rsidRDefault="002507F4" w:rsidP="002507F4">
      <w:pPr>
        <w:rPr>
          <w:color w:val="000000"/>
          <w:u w:val="single"/>
        </w:rPr>
      </w:pPr>
      <w:proofErr w:type="spellStart"/>
      <w:r>
        <w:rPr>
          <w:color w:val="000000"/>
          <w:u w:val="single"/>
        </w:rPr>
        <w:t>Month</w:t>
      </w:r>
      <w:proofErr w:type="spellEnd"/>
      <w:r>
        <w:rPr>
          <w:color w:val="000000"/>
          <w:u w:val="single"/>
        </w:rPr>
        <w:t xml:space="preserve"> View</w:t>
      </w:r>
    </w:p>
    <w:p w14:paraId="6859E461" w14:textId="77777777" w:rsidR="002507F4" w:rsidRDefault="002507F4" w:rsidP="002507F4">
      <w:pPr>
        <w:rPr>
          <w:color w:val="000000"/>
        </w:rPr>
      </w:pPr>
      <w:r>
        <w:rPr>
          <w:color w:val="000000"/>
        </w:rPr>
        <w:t xml:space="preserve">La vista por mes solamente tiene la cabecera, celdas para cada día del mes y 0 o </w:t>
      </w:r>
      <w:proofErr w:type="spellStart"/>
      <w:r>
        <w:rPr>
          <w:color w:val="000000"/>
        </w:rPr>
        <w:t>mas</w:t>
      </w:r>
      <w:proofErr w:type="spellEnd"/>
      <w:r>
        <w:rPr>
          <w:color w:val="000000"/>
        </w:rPr>
        <w:t xml:space="preserve"> citas en cada celda.</w:t>
      </w:r>
    </w:p>
    <w:p w14:paraId="5B9B55B9" w14:textId="77777777" w:rsidR="002507F4" w:rsidRDefault="002507F4" w:rsidP="002507F4">
      <w:pPr>
        <w:rPr>
          <w:color w:val="000000"/>
          <w:u w:val="single"/>
        </w:rPr>
      </w:pPr>
      <w:r>
        <w:rPr>
          <w:color w:val="000000"/>
          <w:u w:val="single"/>
        </w:rPr>
        <w:t>Agenda View</w:t>
      </w:r>
    </w:p>
    <w:p w14:paraId="7134770A" w14:textId="77777777" w:rsidR="002507F4" w:rsidRDefault="002507F4" w:rsidP="002507F4">
      <w:pPr>
        <w:rPr>
          <w:color w:val="000000"/>
        </w:rPr>
      </w:pPr>
      <w:r>
        <w:rPr>
          <w:color w:val="000000"/>
        </w:rPr>
        <w:t>Es una tabla estructurada como una lista simple en la que se listan las citas para un periodo de tiempo determinado que se define en la propiedad "</w:t>
      </w:r>
      <w:proofErr w:type="spellStart"/>
      <w:r>
        <w:rPr>
          <w:color w:val="000000"/>
        </w:rPr>
        <w:t>DayCount</w:t>
      </w:r>
      <w:proofErr w:type="spellEnd"/>
      <w:r>
        <w:rPr>
          <w:color w:val="000000"/>
        </w:rPr>
        <w:t>". En esta vista cada cita es una fila y a diferencia de las otras vistas no tiene celdas/filas vacías ya que los días sin citas no son mostrados, por lo tanto el usuario no puede mover o redimensionar las citas.</w:t>
      </w:r>
    </w:p>
    <w:p w14:paraId="04C7BCDD" w14:textId="77777777" w:rsidR="002507F4" w:rsidRDefault="002507F4" w:rsidP="002507F4">
      <w:pPr>
        <w:rPr>
          <w:color w:val="000000"/>
        </w:rPr>
      </w:pPr>
      <w:r>
        <w:rPr>
          <w:color w:val="000000"/>
        </w:rPr>
        <w:t xml:space="preserve">Esta vista está creada sobre un </w:t>
      </w:r>
      <w:proofErr w:type="spellStart"/>
      <w:r>
        <w:rPr>
          <w:color w:val="000000"/>
        </w:rPr>
        <w:t>RadGridView</w:t>
      </w:r>
      <w:proofErr w:type="spellEnd"/>
      <w:r>
        <w:rPr>
          <w:color w:val="000000"/>
        </w:rPr>
        <w:t xml:space="preserve"> por lo tanto dispone de la función de agrupamiento que usamos en otras tablas.</w:t>
      </w:r>
    </w:p>
    <w:p w14:paraId="7DA51212" w14:textId="77777777" w:rsidR="002507F4" w:rsidRDefault="002507F4" w:rsidP="002507F4">
      <w:pPr>
        <w:rPr>
          <w:color w:val="000000"/>
        </w:rPr>
      </w:pPr>
      <w:r>
        <w:rPr>
          <w:color w:val="000000"/>
        </w:rPr>
        <w:lastRenderedPageBreak/>
        <w:t xml:space="preserve">Por defecto la vista viene agrupada por fecha pero el usuario puede cambiarlo y realizar la agrupación sobre cualquier otra  columna. </w:t>
      </w:r>
    </w:p>
    <w:p w14:paraId="40B327B0" w14:textId="77777777" w:rsidR="002507F4" w:rsidRDefault="002507F4" w:rsidP="002507F4">
      <w:pPr>
        <w:rPr>
          <w:color w:val="000000"/>
        </w:rPr>
      </w:pPr>
    </w:p>
    <w:p w14:paraId="34065B30" w14:textId="77777777" w:rsidR="002507F4" w:rsidRDefault="002507F4" w:rsidP="002507F4">
      <w:pPr>
        <w:rPr>
          <w:color w:val="000000"/>
        </w:rPr>
      </w:pPr>
      <w:r>
        <w:rPr>
          <w:color w:val="000000"/>
        </w:rPr>
        <w:t xml:space="preserve">Para realizar la agrupación por código se deben añadir </w:t>
      </w:r>
      <w:proofErr w:type="spellStart"/>
      <w:r>
        <w:rPr>
          <w:color w:val="000000"/>
        </w:rPr>
        <w:t>GroupDescriptors</w:t>
      </w:r>
      <w:proofErr w:type="spellEnd"/>
      <w:r>
        <w:rPr>
          <w:color w:val="000000"/>
        </w:rPr>
        <w:t>:</w:t>
      </w:r>
    </w:p>
    <w:p w14:paraId="72E50884" w14:textId="77777777" w:rsidR="002507F4" w:rsidRDefault="002507F4" w:rsidP="002507F4">
      <w:pPr>
        <w:rPr>
          <w:color w:val="000000"/>
        </w:rPr>
      </w:pPr>
      <w:proofErr w:type="spellStart"/>
      <w:r>
        <w:rPr>
          <w:color w:val="000000"/>
        </w:rPr>
        <w:t>GroupDescriptor</w:t>
      </w:r>
      <w:proofErr w:type="spellEnd"/>
      <w:r>
        <w:rPr>
          <w:color w:val="000000"/>
        </w:rPr>
        <w:t xml:space="preserve"> descriptor = new </w:t>
      </w:r>
      <w:proofErr w:type="spellStart"/>
      <w:r>
        <w:rPr>
          <w:color w:val="000000"/>
        </w:rPr>
        <w:t>GroupDescriptor</w:t>
      </w:r>
      <w:proofErr w:type="spellEnd"/>
      <w:r>
        <w:rPr>
          <w:color w:val="000000"/>
        </w:rPr>
        <w:t>();</w:t>
      </w:r>
    </w:p>
    <w:p w14:paraId="5784A61D" w14:textId="77777777" w:rsidR="002507F4" w:rsidRDefault="002507F4" w:rsidP="002507F4">
      <w:pPr>
        <w:rPr>
          <w:color w:val="000000"/>
        </w:rPr>
      </w:pPr>
      <w:proofErr w:type="spellStart"/>
      <w:r>
        <w:rPr>
          <w:color w:val="000000"/>
        </w:rPr>
        <w:t>descriptor.GroupNames.Add</w:t>
      </w:r>
      <w:proofErr w:type="spellEnd"/>
      <w:r>
        <w:rPr>
          <w:color w:val="000000"/>
        </w:rPr>
        <w:t>("</w:t>
      </w:r>
      <w:proofErr w:type="spellStart"/>
      <w:r>
        <w:rPr>
          <w:color w:val="000000"/>
        </w:rPr>
        <w:t>NombreColumna</w:t>
      </w:r>
      <w:proofErr w:type="spellEnd"/>
      <w:r>
        <w:rPr>
          <w:color w:val="000000"/>
        </w:rPr>
        <w:t xml:space="preserve">", </w:t>
      </w:r>
      <w:proofErr w:type="spellStart"/>
      <w:r>
        <w:rPr>
          <w:color w:val="000000"/>
        </w:rPr>
        <w:t>ListSortDirection.Ascending</w:t>
      </w:r>
      <w:proofErr w:type="spellEnd"/>
      <w:r>
        <w:rPr>
          <w:color w:val="000000"/>
        </w:rPr>
        <w:t>);</w:t>
      </w:r>
    </w:p>
    <w:p w14:paraId="16E5919C" w14:textId="77777777" w:rsidR="002507F4" w:rsidRDefault="002507F4" w:rsidP="002507F4">
      <w:pPr>
        <w:rPr>
          <w:color w:val="000000"/>
        </w:rPr>
      </w:pPr>
      <w:proofErr w:type="spellStart"/>
      <w:r>
        <w:rPr>
          <w:color w:val="000000"/>
        </w:rPr>
        <w:t>agendaViewElement.Grid.GroupDescriptors.Add</w:t>
      </w:r>
      <w:proofErr w:type="spellEnd"/>
      <w:r>
        <w:rPr>
          <w:color w:val="000000"/>
        </w:rPr>
        <w:t>(descriptor);</w:t>
      </w:r>
    </w:p>
    <w:p w14:paraId="000FD6CE" w14:textId="77777777" w:rsidR="002507F4" w:rsidRDefault="002507F4" w:rsidP="002507F4">
      <w:pPr>
        <w:rPr>
          <w:color w:val="000000"/>
        </w:rPr>
      </w:pPr>
    </w:p>
    <w:p w14:paraId="7AB05B19" w14:textId="77777777" w:rsidR="002507F4" w:rsidRDefault="002507F4" w:rsidP="002507F4">
      <w:pPr>
        <w:rPr>
          <w:color w:val="000000"/>
        </w:rPr>
      </w:pPr>
      <w:r>
        <w:rPr>
          <w:color w:val="000000"/>
        </w:rPr>
        <w:t xml:space="preserve">Para coger el </w:t>
      </w:r>
      <w:proofErr w:type="spellStart"/>
      <w:r>
        <w:rPr>
          <w:color w:val="000000"/>
        </w:rPr>
        <w:t>grid</w:t>
      </w:r>
      <w:proofErr w:type="spellEnd"/>
      <w:r>
        <w:rPr>
          <w:color w:val="000000"/>
        </w:rPr>
        <w:t xml:space="preserve"> que está utilizando el </w:t>
      </w:r>
      <w:proofErr w:type="spellStart"/>
      <w:r>
        <w:rPr>
          <w:color w:val="000000"/>
        </w:rPr>
        <w:t>scheduler</w:t>
      </w:r>
      <w:proofErr w:type="spellEnd"/>
      <w:r>
        <w:rPr>
          <w:color w:val="000000"/>
        </w:rPr>
        <w:t xml:space="preserve">: </w:t>
      </w:r>
      <w:proofErr w:type="spellStart"/>
      <w:r>
        <w:rPr>
          <w:color w:val="000000"/>
        </w:rPr>
        <w:t>SchedulerAgendaViewElement.Grid</w:t>
      </w:r>
      <w:proofErr w:type="spellEnd"/>
      <w:r>
        <w:rPr>
          <w:color w:val="000000"/>
        </w:rPr>
        <w:t>;</w:t>
      </w:r>
    </w:p>
    <w:p w14:paraId="5AA3CC1D" w14:textId="77777777" w:rsidR="002507F4" w:rsidRDefault="002507F4" w:rsidP="002507F4">
      <w:pPr>
        <w:rPr>
          <w:color w:val="000000"/>
        </w:rPr>
      </w:pPr>
    </w:p>
    <w:p w14:paraId="58DA49BA" w14:textId="77777777" w:rsidR="002507F4" w:rsidRDefault="002507F4" w:rsidP="002507F4">
      <w:pPr>
        <w:rPr>
          <w:color w:val="000000"/>
        </w:rPr>
      </w:pPr>
    </w:p>
    <w:p w14:paraId="494B5291" w14:textId="77777777" w:rsidR="002507F4" w:rsidRPr="004F29DE" w:rsidRDefault="002507F4" w:rsidP="002507F4">
      <w:pPr>
        <w:rPr>
          <w:color w:val="000000"/>
          <w:lang w:val="en-US"/>
        </w:rPr>
      </w:pPr>
      <w:proofErr w:type="spellStart"/>
      <w:r w:rsidRPr="004F29DE">
        <w:rPr>
          <w:color w:val="000000"/>
          <w:lang w:val="en-US"/>
        </w:rPr>
        <w:t>Propiedades</w:t>
      </w:r>
      <w:proofErr w:type="spellEnd"/>
      <w:r w:rsidRPr="004F29DE">
        <w:rPr>
          <w:color w:val="000000"/>
          <w:lang w:val="en-US"/>
        </w:rPr>
        <w:t xml:space="preserve"> Agenda View:</w:t>
      </w:r>
    </w:p>
    <w:p w14:paraId="69AB5107" w14:textId="77777777" w:rsidR="002507F4" w:rsidRPr="004F29DE" w:rsidRDefault="002507F4" w:rsidP="002507F4">
      <w:pPr>
        <w:rPr>
          <w:color w:val="000000"/>
          <w:lang w:val="en-US"/>
        </w:rPr>
      </w:pPr>
      <w:proofErr w:type="spellStart"/>
      <w:r w:rsidRPr="004F29DE">
        <w:rPr>
          <w:color w:val="000000"/>
          <w:lang w:val="en-US"/>
        </w:rPr>
        <w:t>scheduler.GroupByDate</w:t>
      </w:r>
      <w:proofErr w:type="spellEnd"/>
      <w:r w:rsidRPr="004F29DE">
        <w:rPr>
          <w:color w:val="000000"/>
          <w:lang w:val="en-US"/>
        </w:rPr>
        <w:t xml:space="preserve"> = true/false;</w:t>
      </w:r>
    </w:p>
    <w:p w14:paraId="6C5056E7" w14:textId="77777777" w:rsidR="002507F4" w:rsidRDefault="002507F4" w:rsidP="002507F4">
      <w:pPr>
        <w:rPr>
          <w:color w:val="000000"/>
        </w:rPr>
      </w:pPr>
      <w:r>
        <w:rPr>
          <w:color w:val="000000"/>
        </w:rPr>
        <w:t>Indica si los datos de la agenda se agrupan por fecha.</w:t>
      </w:r>
    </w:p>
    <w:p w14:paraId="6122C232" w14:textId="77777777" w:rsidR="002507F4" w:rsidRDefault="002507F4" w:rsidP="002507F4">
      <w:pPr>
        <w:rPr>
          <w:color w:val="000000"/>
        </w:rPr>
      </w:pPr>
    </w:p>
    <w:p w14:paraId="0D80CFC2" w14:textId="77777777" w:rsidR="002507F4" w:rsidRDefault="002507F4" w:rsidP="002507F4">
      <w:pPr>
        <w:rPr>
          <w:color w:val="000000"/>
        </w:rPr>
      </w:pPr>
      <w:proofErr w:type="spellStart"/>
      <w:r>
        <w:rPr>
          <w:color w:val="000000"/>
        </w:rPr>
        <w:t>scheduler.DayCount</w:t>
      </w:r>
      <w:proofErr w:type="spellEnd"/>
      <w:r>
        <w:rPr>
          <w:color w:val="000000"/>
        </w:rPr>
        <w:t>= (</w:t>
      </w:r>
      <w:proofErr w:type="spellStart"/>
      <w:r>
        <w:rPr>
          <w:color w:val="000000"/>
        </w:rPr>
        <w:t>int</w:t>
      </w:r>
      <w:proofErr w:type="spellEnd"/>
      <w:r>
        <w:rPr>
          <w:color w:val="000000"/>
        </w:rPr>
        <w:t>)</w:t>
      </w:r>
    </w:p>
    <w:p w14:paraId="21AF05EB" w14:textId="77777777" w:rsidR="002507F4" w:rsidRDefault="002507F4" w:rsidP="002507F4">
      <w:pPr>
        <w:rPr>
          <w:color w:val="000000"/>
        </w:rPr>
      </w:pPr>
      <w:r>
        <w:rPr>
          <w:color w:val="000000"/>
        </w:rPr>
        <w:t>Especifica el número de días mostrados en la vista, por defecto 1.</w:t>
      </w:r>
    </w:p>
    <w:p w14:paraId="5282C3F0" w14:textId="77777777" w:rsidR="002507F4" w:rsidRDefault="002507F4" w:rsidP="002507F4">
      <w:pPr>
        <w:rPr>
          <w:color w:val="000000"/>
        </w:rPr>
      </w:pPr>
    </w:p>
    <w:p w14:paraId="7DA3B789" w14:textId="77777777" w:rsidR="002507F4" w:rsidRPr="00723514" w:rsidRDefault="002507F4" w:rsidP="002507F4">
      <w:pPr>
        <w:rPr>
          <w:color w:val="000000"/>
          <w:lang w:val="en-US"/>
        </w:rPr>
      </w:pPr>
      <w:r w:rsidRPr="00723514">
        <w:rPr>
          <w:color w:val="000000"/>
          <w:lang w:val="en-US"/>
        </w:rPr>
        <w:t xml:space="preserve">this.radScheduler1.ActiveViewType = </w:t>
      </w:r>
      <w:proofErr w:type="spellStart"/>
      <w:r w:rsidRPr="00723514">
        <w:rPr>
          <w:color w:val="000000"/>
          <w:lang w:val="en-US"/>
        </w:rPr>
        <w:t>Telerik.WinControls.UI.SchedulerViewType.Agenda</w:t>
      </w:r>
      <w:proofErr w:type="spellEnd"/>
      <w:r w:rsidRPr="00723514">
        <w:rPr>
          <w:color w:val="000000"/>
          <w:lang w:val="en-US"/>
        </w:rPr>
        <w:t>;</w:t>
      </w:r>
    </w:p>
    <w:p w14:paraId="0CC4EB73" w14:textId="77777777" w:rsidR="002507F4" w:rsidRDefault="002507F4" w:rsidP="002507F4">
      <w:pPr>
        <w:rPr>
          <w:color w:val="000000"/>
        </w:rPr>
      </w:pPr>
      <w:r>
        <w:rPr>
          <w:color w:val="000000"/>
        </w:rPr>
        <w:t>Cambiar la vista activa, en este caso a Agenda View.</w:t>
      </w:r>
    </w:p>
    <w:p w14:paraId="6B727A1D" w14:textId="77777777" w:rsidR="002507F4" w:rsidRPr="00B853B1" w:rsidRDefault="002507F4" w:rsidP="002507F4">
      <w:pPr>
        <w:pStyle w:val="Ttulo2"/>
      </w:pPr>
      <w:bookmarkStart w:id="46" w:name="_Toc42003179"/>
      <w:proofErr w:type="spellStart"/>
      <w:r w:rsidRPr="00B853B1">
        <w:t>RadTextBox</w:t>
      </w:r>
      <w:bookmarkEnd w:id="46"/>
      <w:proofErr w:type="spellEnd"/>
    </w:p>
    <w:p w14:paraId="21C3A0D9" w14:textId="77777777" w:rsidR="002507F4" w:rsidRDefault="002507F4" w:rsidP="002507F4">
      <w:pPr>
        <w:rPr>
          <w:sz w:val="24"/>
          <w:szCs w:val="24"/>
        </w:rPr>
      </w:pPr>
    </w:p>
    <w:p w14:paraId="68FE777A" w14:textId="77777777" w:rsidR="002507F4" w:rsidRDefault="002507F4" w:rsidP="002507F4">
      <w:pPr>
        <w:rPr>
          <w:sz w:val="24"/>
          <w:szCs w:val="24"/>
        </w:rPr>
      </w:pPr>
      <w:r>
        <w:rPr>
          <w:sz w:val="24"/>
          <w:szCs w:val="24"/>
        </w:rPr>
        <w:t xml:space="preserve">Si la propiedad </w:t>
      </w:r>
      <w:proofErr w:type="spellStart"/>
      <w:r>
        <w:rPr>
          <w:b/>
          <w:sz w:val="24"/>
          <w:szCs w:val="24"/>
        </w:rPr>
        <w:t>MultiLine</w:t>
      </w:r>
      <w:proofErr w:type="spellEnd"/>
      <w:r>
        <w:rPr>
          <w:sz w:val="24"/>
          <w:szCs w:val="24"/>
        </w:rPr>
        <w:t xml:space="preserve"> del </w:t>
      </w:r>
      <w:proofErr w:type="spellStart"/>
      <w:r>
        <w:rPr>
          <w:sz w:val="24"/>
          <w:szCs w:val="24"/>
        </w:rPr>
        <w:t>TextBox</w:t>
      </w:r>
      <w:proofErr w:type="spellEnd"/>
      <w:r>
        <w:rPr>
          <w:sz w:val="24"/>
          <w:szCs w:val="24"/>
        </w:rPr>
        <w:t xml:space="preserve"> está a True, puedes  expandirlo verticalmente para que se puedan escribir en varias líneas.</w:t>
      </w:r>
    </w:p>
    <w:p w14:paraId="053A6A93" w14:textId="77777777" w:rsidR="002507F4" w:rsidRDefault="002507F4" w:rsidP="002507F4">
      <w:pPr>
        <w:rPr>
          <w:sz w:val="24"/>
          <w:szCs w:val="24"/>
        </w:rPr>
      </w:pPr>
      <w:r>
        <w:rPr>
          <w:sz w:val="24"/>
          <w:szCs w:val="24"/>
        </w:rPr>
        <w:t xml:space="preserve">Para que al pulsar </w:t>
      </w:r>
      <w:proofErr w:type="spellStart"/>
      <w:r>
        <w:rPr>
          <w:sz w:val="24"/>
          <w:szCs w:val="24"/>
        </w:rPr>
        <w:t>Enter</w:t>
      </w:r>
      <w:proofErr w:type="spellEnd"/>
      <w:r>
        <w:rPr>
          <w:sz w:val="24"/>
          <w:szCs w:val="24"/>
        </w:rPr>
        <w:t xml:space="preserve"> en un </w:t>
      </w:r>
      <w:proofErr w:type="spellStart"/>
      <w:r>
        <w:rPr>
          <w:sz w:val="24"/>
          <w:szCs w:val="24"/>
        </w:rPr>
        <w:t>TextBox</w:t>
      </w:r>
      <w:proofErr w:type="spellEnd"/>
      <w:r>
        <w:rPr>
          <w:sz w:val="24"/>
          <w:szCs w:val="24"/>
        </w:rPr>
        <w:t xml:space="preserve"> cambie de línea en  lugar de activar el botón por defecto del </w:t>
      </w:r>
      <w:proofErr w:type="spellStart"/>
      <w:r>
        <w:rPr>
          <w:sz w:val="24"/>
          <w:szCs w:val="24"/>
        </w:rPr>
        <w:t>formulario,se</w:t>
      </w:r>
      <w:proofErr w:type="spellEnd"/>
      <w:r>
        <w:rPr>
          <w:sz w:val="24"/>
          <w:szCs w:val="24"/>
        </w:rPr>
        <w:t xml:space="preserve"> debe cambiar la propiedad </w:t>
      </w:r>
      <w:proofErr w:type="spellStart"/>
      <w:r>
        <w:rPr>
          <w:b/>
          <w:sz w:val="24"/>
          <w:szCs w:val="24"/>
        </w:rPr>
        <w:t>AcceptsReturn</w:t>
      </w:r>
      <w:proofErr w:type="spellEnd"/>
      <w:r>
        <w:rPr>
          <w:sz w:val="24"/>
          <w:szCs w:val="24"/>
        </w:rPr>
        <w:t xml:space="preserve"> a true. Lo mismo con </w:t>
      </w:r>
      <w:proofErr w:type="spellStart"/>
      <w:r>
        <w:rPr>
          <w:b/>
          <w:sz w:val="24"/>
          <w:szCs w:val="24"/>
        </w:rPr>
        <w:t>AcceptsTab</w:t>
      </w:r>
      <w:proofErr w:type="spellEnd"/>
      <w:r>
        <w:rPr>
          <w:sz w:val="24"/>
          <w:szCs w:val="24"/>
        </w:rPr>
        <w:t xml:space="preserve"> para que el tabulador tabule la línea en lugar de moverse por los controles.</w:t>
      </w:r>
    </w:p>
    <w:p w14:paraId="2D17486B" w14:textId="77777777" w:rsidR="002507F4" w:rsidRDefault="002507F4" w:rsidP="002507F4">
      <w:pPr>
        <w:rPr>
          <w:sz w:val="24"/>
          <w:szCs w:val="24"/>
        </w:rPr>
      </w:pPr>
      <w:r>
        <w:rPr>
          <w:sz w:val="24"/>
          <w:szCs w:val="24"/>
        </w:rPr>
        <w:t xml:space="preserve">La propiedad </w:t>
      </w:r>
      <w:proofErr w:type="spellStart"/>
      <w:r>
        <w:rPr>
          <w:b/>
          <w:sz w:val="24"/>
          <w:szCs w:val="24"/>
        </w:rPr>
        <w:t>NullText</w:t>
      </w:r>
      <w:proofErr w:type="spellEnd"/>
      <w:r>
        <w:rPr>
          <w:sz w:val="24"/>
          <w:szCs w:val="24"/>
        </w:rPr>
        <w:t xml:space="preserve"> especifica el texto que se ve en el </w:t>
      </w:r>
      <w:proofErr w:type="spellStart"/>
      <w:r>
        <w:rPr>
          <w:sz w:val="24"/>
          <w:szCs w:val="24"/>
        </w:rPr>
        <w:t>TextBox</w:t>
      </w:r>
      <w:proofErr w:type="spellEnd"/>
      <w:r>
        <w:rPr>
          <w:sz w:val="24"/>
          <w:szCs w:val="24"/>
        </w:rPr>
        <w:t xml:space="preserve"> mientras no hay nada </w:t>
      </w:r>
      <w:proofErr w:type="spellStart"/>
      <w:r>
        <w:rPr>
          <w:sz w:val="24"/>
          <w:szCs w:val="24"/>
        </w:rPr>
        <w:t>escrito,ejemplo</w:t>
      </w:r>
      <w:proofErr w:type="spellEnd"/>
      <w:r>
        <w:rPr>
          <w:sz w:val="24"/>
          <w:szCs w:val="24"/>
        </w:rPr>
        <w:t>:</w:t>
      </w:r>
    </w:p>
    <w:p w14:paraId="7142017E" w14:textId="77777777" w:rsidR="002507F4" w:rsidRPr="00723514" w:rsidRDefault="002507F4" w:rsidP="002507F4">
      <w:pPr>
        <w:rPr>
          <w:sz w:val="24"/>
          <w:szCs w:val="24"/>
          <w:lang w:val="en-US"/>
        </w:rPr>
      </w:pPr>
      <w:proofErr w:type="spellStart"/>
      <w:r w:rsidRPr="00723514">
        <w:rPr>
          <w:sz w:val="24"/>
          <w:szCs w:val="24"/>
          <w:lang w:val="en-US"/>
        </w:rPr>
        <w:t>tbContainer.NullText</w:t>
      </w:r>
      <w:proofErr w:type="spellEnd"/>
      <w:r w:rsidRPr="00723514">
        <w:rPr>
          <w:sz w:val="24"/>
          <w:szCs w:val="24"/>
          <w:lang w:val="en-US"/>
        </w:rPr>
        <w:t xml:space="preserve"> = "Enter a container name";</w:t>
      </w:r>
    </w:p>
    <w:p w14:paraId="0C4029B3" w14:textId="77777777" w:rsidR="002507F4" w:rsidRPr="00723514" w:rsidRDefault="002507F4" w:rsidP="002507F4">
      <w:pPr>
        <w:rPr>
          <w:sz w:val="24"/>
          <w:szCs w:val="24"/>
          <w:lang w:val="en-US"/>
        </w:rPr>
      </w:pPr>
    </w:p>
    <w:p w14:paraId="148C734C" w14:textId="77777777" w:rsidR="002507F4" w:rsidRDefault="002507F4" w:rsidP="002507F4">
      <w:pPr>
        <w:rPr>
          <w:sz w:val="24"/>
          <w:szCs w:val="24"/>
        </w:rPr>
      </w:pPr>
      <w:r>
        <w:rPr>
          <w:sz w:val="24"/>
          <w:szCs w:val="24"/>
        </w:rPr>
        <w:lastRenderedPageBreak/>
        <w:t xml:space="preserve">Para quitar los bordes del </w:t>
      </w:r>
      <w:proofErr w:type="spellStart"/>
      <w:r>
        <w:rPr>
          <w:sz w:val="24"/>
          <w:szCs w:val="24"/>
        </w:rPr>
        <w:t>TextBox</w:t>
      </w:r>
      <w:proofErr w:type="spellEnd"/>
      <w:r>
        <w:rPr>
          <w:sz w:val="24"/>
          <w:szCs w:val="24"/>
        </w:rPr>
        <w:t xml:space="preserve"> y que se parezca </w:t>
      </w:r>
      <w:proofErr w:type="spellStart"/>
      <w:r>
        <w:rPr>
          <w:sz w:val="24"/>
          <w:szCs w:val="24"/>
        </w:rPr>
        <w:t>mas</w:t>
      </w:r>
      <w:proofErr w:type="spellEnd"/>
      <w:r>
        <w:rPr>
          <w:sz w:val="24"/>
          <w:szCs w:val="24"/>
        </w:rPr>
        <w:t xml:space="preserve"> a una etiqueta cambiar </w:t>
      </w:r>
      <w:proofErr w:type="spellStart"/>
      <w:r>
        <w:rPr>
          <w:b/>
          <w:sz w:val="24"/>
          <w:szCs w:val="24"/>
        </w:rPr>
        <w:t>Visibility</w:t>
      </w:r>
      <w:proofErr w:type="spellEnd"/>
      <w:r>
        <w:rPr>
          <w:sz w:val="24"/>
          <w:szCs w:val="24"/>
        </w:rPr>
        <w:t xml:space="preserve"> a “</w:t>
      </w:r>
      <w:proofErr w:type="spellStart"/>
      <w:r>
        <w:rPr>
          <w:sz w:val="24"/>
          <w:szCs w:val="24"/>
        </w:rPr>
        <w:t>Collapsed</w:t>
      </w:r>
      <w:proofErr w:type="spellEnd"/>
      <w:r>
        <w:rPr>
          <w:sz w:val="24"/>
          <w:szCs w:val="24"/>
        </w:rPr>
        <w:t>”</w:t>
      </w:r>
    </w:p>
    <w:p w14:paraId="6B2FF815" w14:textId="77777777" w:rsidR="002507F4" w:rsidRPr="00723514" w:rsidRDefault="002507F4" w:rsidP="002507F4">
      <w:pPr>
        <w:rPr>
          <w:sz w:val="24"/>
          <w:szCs w:val="24"/>
          <w:lang w:val="en-US"/>
        </w:rPr>
      </w:pPr>
      <w:r w:rsidRPr="00723514">
        <w:rPr>
          <w:sz w:val="24"/>
          <w:szCs w:val="24"/>
          <w:lang w:val="en-US"/>
        </w:rPr>
        <w:t>(</w:t>
      </w:r>
      <w:proofErr w:type="spellStart"/>
      <w:r w:rsidRPr="00723514">
        <w:rPr>
          <w:sz w:val="24"/>
          <w:szCs w:val="24"/>
          <w:lang w:val="en-US"/>
        </w:rPr>
        <w:t>tbMultiLine.TextBoxElement.Children</w:t>
      </w:r>
      <w:proofErr w:type="spellEnd"/>
      <w:r w:rsidRPr="00723514">
        <w:rPr>
          <w:sz w:val="24"/>
          <w:szCs w:val="24"/>
          <w:lang w:val="en-US"/>
        </w:rPr>
        <w:t xml:space="preserve">[2] as </w:t>
      </w:r>
      <w:proofErr w:type="spellStart"/>
      <w:r w:rsidRPr="00723514">
        <w:rPr>
          <w:sz w:val="24"/>
          <w:szCs w:val="24"/>
          <w:lang w:val="en-US"/>
        </w:rPr>
        <w:t>BorderPrimitive</w:t>
      </w:r>
      <w:proofErr w:type="spellEnd"/>
      <w:r w:rsidRPr="00723514">
        <w:rPr>
          <w:sz w:val="24"/>
          <w:szCs w:val="24"/>
          <w:lang w:val="en-US"/>
        </w:rPr>
        <w:t xml:space="preserve">).Visibility = </w:t>
      </w:r>
      <w:proofErr w:type="spellStart"/>
      <w:r w:rsidRPr="00723514">
        <w:rPr>
          <w:sz w:val="24"/>
          <w:szCs w:val="24"/>
          <w:lang w:val="en-US"/>
        </w:rPr>
        <w:t>ElementVisibility.Collapsed</w:t>
      </w:r>
      <w:proofErr w:type="spellEnd"/>
      <w:r w:rsidRPr="00723514">
        <w:rPr>
          <w:sz w:val="24"/>
          <w:szCs w:val="24"/>
          <w:lang w:val="en-US"/>
        </w:rPr>
        <w:t>;</w:t>
      </w:r>
    </w:p>
    <w:p w14:paraId="2A4D36CA" w14:textId="77777777" w:rsidR="002507F4" w:rsidRPr="00723514" w:rsidRDefault="002507F4" w:rsidP="002507F4">
      <w:pPr>
        <w:rPr>
          <w:sz w:val="24"/>
          <w:szCs w:val="24"/>
          <w:lang w:val="en-US"/>
        </w:rPr>
      </w:pPr>
    </w:p>
    <w:p w14:paraId="6F3BB248" w14:textId="77777777" w:rsidR="002507F4" w:rsidRDefault="002507F4" w:rsidP="002507F4">
      <w:pPr>
        <w:rPr>
          <w:b/>
          <w:sz w:val="24"/>
          <w:szCs w:val="24"/>
        </w:rPr>
      </w:pPr>
      <w:proofErr w:type="spellStart"/>
      <w:r>
        <w:rPr>
          <w:b/>
          <w:sz w:val="24"/>
          <w:szCs w:val="24"/>
        </w:rPr>
        <w:t>RadMaskedEditBox</w:t>
      </w:r>
      <w:proofErr w:type="spellEnd"/>
      <w:r>
        <w:rPr>
          <w:sz w:val="24"/>
          <w:szCs w:val="24"/>
        </w:rPr>
        <w:t xml:space="preserve"> te permite crear una plantilla a la que el texto se tiene que </w:t>
      </w:r>
      <w:proofErr w:type="spellStart"/>
      <w:r>
        <w:rPr>
          <w:sz w:val="24"/>
          <w:szCs w:val="24"/>
        </w:rPr>
        <w:t>adaptar,por</w:t>
      </w:r>
      <w:proofErr w:type="spellEnd"/>
      <w:r>
        <w:rPr>
          <w:sz w:val="24"/>
          <w:szCs w:val="24"/>
        </w:rPr>
        <w:t xml:space="preserve"> ejemplo que solo permita 9 caracteres y que solo sean </w:t>
      </w:r>
      <w:proofErr w:type="spellStart"/>
      <w:r>
        <w:rPr>
          <w:sz w:val="24"/>
          <w:szCs w:val="24"/>
        </w:rPr>
        <w:t>números,o</w:t>
      </w:r>
      <w:proofErr w:type="spellEnd"/>
      <w:r>
        <w:rPr>
          <w:sz w:val="24"/>
          <w:szCs w:val="24"/>
        </w:rPr>
        <w:t xml:space="preserve"> que estén separados por un </w:t>
      </w:r>
      <w:proofErr w:type="spellStart"/>
      <w:r>
        <w:rPr>
          <w:sz w:val="24"/>
          <w:szCs w:val="24"/>
        </w:rPr>
        <w:t>guión</w:t>
      </w:r>
      <w:proofErr w:type="spellEnd"/>
      <w:r>
        <w:rPr>
          <w:sz w:val="24"/>
          <w:szCs w:val="24"/>
        </w:rPr>
        <w:t xml:space="preserve"> cada 3 números. En lugar de la propiedad Text hay que usar la propiedad </w:t>
      </w:r>
      <w:proofErr w:type="spellStart"/>
      <w:r>
        <w:rPr>
          <w:b/>
          <w:sz w:val="24"/>
          <w:szCs w:val="24"/>
        </w:rPr>
        <w:t>Value</w:t>
      </w:r>
      <w:proofErr w:type="spellEnd"/>
      <w:r>
        <w:rPr>
          <w:sz w:val="24"/>
          <w:szCs w:val="24"/>
        </w:rPr>
        <w:t xml:space="preserve"> junto a </w:t>
      </w:r>
      <w:proofErr w:type="spellStart"/>
      <w:r>
        <w:rPr>
          <w:b/>
          <w:sz w:val="24"/>
          <w:szCs w:val="24"/>
        </w:rPr>
        <w:t>MaskType</w:t>
      </w:r>
      <w:proofErr w:type="spellEnd"/>
      <w:r>
        <w:rPr>
          <w:sz w:val="24"/>
          <w:szCs w:val="24"/>
        </w:rPr>
        <w:t xml:space="preserve"> y </w:t>
      </w:r>
      <w:proofErr w:type="spellStart"/>
      <w:r>
        <w:rPr>
          <w:b/>
          <w:sz w:val="24"/>
          <w:szCs w:val="24"/>
        </w:rPr>
        <w:t>Mask</w:t>
      </w:r>
      <w:proofErr w:type="spellEnd"/>
    </w:p>
    <w:p w14:paraId="60335842" w14:textId="77777777" w:rsidR="002507F4" w:rsidRDefault="002507F4" w:rsidP="002507F4">
      <w:pPr>
        <w:rPr>
          <w:sz w:val="24"/>
          <w:szCs w:val="24"/>
        </w:rPr>
      </w:pPr>
    </w:p>
    <w:p w14:paraId="2CCDCF98" w14:textId="77777777" w:rsidR="002507F4" w:rsidRDefault="002507F4" w:rsidP="002507F4">
      <w:pPr>
        <w:rPr>
          <w:sz w:val="24"/>
          <w:szCs w:val="24"/>
        </w:rPr>
      </w:pPr>
      <w:r>
        <w:rPr>
          <w:sz w:val="24"/>
          <w:szCs w:val="24"/>
        </w:rPr>
        <w:t xml:space="preserve"> </w:t>
      </w:r>
      <w:proofErr w:type="spellStart"/>
      <w:r>
        <w:rPr>
          <w:sz w:val="24"/>
          <w:szCs w:val="24"/>
        </w:rPr>
        <w:t>MaskType</w:t>
      </w:r>
      <w:proofErr w:type="spellEnd"/>
      <w:r>
        <w:rPr>
          <w:sz w:val="24"/>
          <w:szCs w:val="24"/>
        </w:rPr>
        <w:t xml:space="preserve"> puede estar a </w:t>
      </w:r>
      <w:proofErr w:type="spellStart"/>
      <w:r>
        <w:rPr>
          <w:sz w:val="24"/>
          <w:szCs w:val="24"/>
        </w:rPr>
        <w:t>None</w:t>
      </w:r>
      <w:proofErr w:type="spellEnd"/>
      <w:r>
        <w:rPr>
          <w:sz w:val="24"/>
          <w:szCs w:val="24"/>
        </w:rPr>
        <w:t xml:space="preserve"> o Standard. La </w:t>
      </w:r>
      <w:proofErr w:type="spellStart"/>
      <w:r>
        <w:rPr>
          <w:sz w:val="24"/>
          <w:szCs w:val="24"/>
        </w:rPr>
        <w:t>Mask</w:t>
      </w:r>
      <w:proofErr w:type="spellEnd"/>
      <w:r>
        <w:rPr>
          <w:sz w:val="24"/>
          <w:szCs w:val="24"/>
        </w:rPr>
        <w:t xml:space="preserve"> usa ciertos caracteres para especificar los </w:t>
      </w:r>
      <w:proofErr w:type="spellStart"/>
      <w:r>
        <w:rPr>
          <w:sz w:val="24"/>
          <w:szCs w:val="24"/>
        </w:rPr>
        <w:t>datos,dejo</w:t>
      </w:r>
      <w:proofErr w:type="spellEnd"/>
      <w:r>
        <w:rPr>
          <w:sz w:val="24"/>
          <w:szCs w:val="24"/>
        </w:rPr>
        <w:t xml:space="preserve"> la lista de la documentación:</w:t>
      </w:r>
    </w:p>
    <w:p w14:paraId="6EA1B81B" w14:textId="77777777" w:rsidR="002507F4" w:rsidRPr="00F1324D" w:rsidRDefault="002507F4" w:rsidP="002507F4">
      <w:pPr>
        <w:rPr>
          <w:sz w:val="24"/>
          <w:szCs w:val="24"/>
          <w:lang w:val="en-US"/>
        </w:rPr>
      </w:pPr>
      <w:r w:rsidRPr="00716C22">
        <w:rPr>
          <w:sz w:val="24"/>
          <w:szCs w:val="24"/>
          <w:lang w:val="en-US"/>
        </w:rPr>
        <w:t xml:space="preserve">0 Digit, required. </w:t>
      </w:r>
      <w:r w:rsidRPr="00F1324D">
        <w:rPr>
          <w:sz w:val="24"/>
          <w:szCs w:val="24"/>
          <w:lang w:val="en-US"/>
        </w:rPr>
        <w:t>This element takes any number between 0 and 9</w:t>
      </w:r>
    </w:p>
    <w:p w14:paraId="4D20E55C" w14:textId="77777777" w:rsidR="002507F4" w:rsidRPr="00723514" w:rsidRDefault="002507F4" w:rsidP="002507F4">
      <w:pPr>
        <w:rPr>
          <w:sz w:val="24"/>
          <w:szCs w:val="24"/>
          <w:lang w:val="en-US"/>
        </w:rPr>
      </w:pPr>
      <w:bookmarkStart w:id="47" w:name="_gjdgxs" w:colFirst="0" w:colLast="0"/>
      <w:bookmarkEnd w:id="47"/>
      <w:r w:rsidRPr="00723514">
        <w:rPr>
          <w:sz w:val="24"/>
          <w:szCs w:val="24"/>
          <w:lang w:val="en-US"/>
        </w:rPr>
        <w:t>9 Digit or space, optional.</w:t>
      </w:r>
    </w:p>
    <w:p w14:paraId="020BD683" w14:textId="77777777" w:rsidR="002507F4" w:rsidRPr="00723514" w:rsidRDefault="002507F4" w:rsidP="002507F4">
      <w:pPr>
        <w:rPr>
          <w:sz w:val="24"/>
          <w:szCs w:val="24"/>
          <w:lang w:val="en-US"/>
        </w:rPr>
      </w:pPr>
      <w:r w:rsidRPr="00723514">
        <w:rPr>
          <w:sz w:val="24"/>
          <w:szCs w:val="24"/>
          <w:lang w:val="en-US"/>
        </w:rPr>
        <w:t>L Accepts letters only. Escapes a mask character, turning it into a literal. "\\" is the escape sequence for a back slash. For example, "\# ###", i.e. "# 123".</w:t>
      </w:r>
    </w:p>
    <w:p w14:paraId="1B311C22" w14:textId="77777777" w:rsidR="002507F4" w:rsidRPr="00723514" w:rsidRDefault="002507F4" w:rsidP="002507F4">
      <w:pPr>
        <w:rPr>
          <w:sz w:val="24"/>
          <w:szCs w:val="24"/>
          <w:lang w:val="en-US"/>
        </w:rPr>
      </w:pPr>
      <w:r w:rsidRPr="00723514">
        <w:rPr>
          <w:sz w:val="24"/>
          <w:szCs w:val="24"/>
          <w:lang w:val="en-US"/>
        </w:rPr>
        <w:t>? Letter, optional.</w:t>
      </w:r>
    </w:p>
    <w:p w14:paraId="46111534" w14:textId="77777777" w:rsidR="002507F4" w:rsidRPr="00723514" w:rsidRDefault="002507F4" w:rsidP="002507F4">
      <w:pPr>
        <w:rPr>
          <w:sz w:val="24"/>
          <w:szCs w:val="24"/>
          <w:lang w:val="en-US"/>
        </w:rPr>
      </w:pPr>
      <w:r w:rsidRPr="00723514">
        <w:rPr>
          <w:sz w:val="24"/>
          <w:szCs w:val="24"/>
          <w:lang w:val="en-US"/>
        </w:rPr>
        <w:t>? Character, required.</w:t>
      </w:r>
    </w:p>
    <w:p w14:paraId="186735FF" w14:textId="77777777" w:rsidR="002507F4" w:rsidRPr="00723514" w:rsidRDefault="002507F4" w:rsidP="002507F4">
      <w:pPr>
        <w:rPr>
          <w:sz w:val="24"/>
          <w:szCs w:val="24"/>
          <w:lang w:val="en-US"/>
        </w:rPr>
      </w:pPr>
      <w:r w:rsidRPr="00723514">
        <w:rPr>
          <w:sz w:val="24"/>
          <w:szCs w:val="24"/>
          <w:lang w:val="en-US"/>
        </w:rPr>
        <w:t>? Character, optional.</w:t>
      </w:r>
    </w:p>
    <w:p w14:paraId="4A8F43C3" w14:textId="77777777" w:rsidR="002507F4" w:rsidRPr="00723514" w:rsidRDefault="002507F4" w:rsidP="002507F4">
      <w:pPr>
        <w:rPr>
          <w:sz w:val="24"/>
          <w:szCs w:val="24"/>
          <w:lang w:val="en-US"/>
        </w:rPr>
      </w:pPr>
      <w:r w:rsidRPr="00723514">
        <w:rPr>
          <w:sz w:val="24"/>
          <w:szCs w:val="24"/>
          <w:lang w:val="en-US"/>
        </w:rPr>
        <w:t>A Alphanumeric, required. Accepts any symbol.</w:t>
      </w:r>
    </w:p>
    <w:p w14:paraId="75277EA8" w14:textId="77777777" w:rsidR="002507F4" w:rsidRPr="00723514" w:rsidRDefault="002507F4" w:rsidP="002507F4">
      <w:pPr>
        <w:rPr>
          <w:sz w:val="24"/>
          <w:szCs w:val="24"/>
          <w:lang w:val="en-US"/>
        </w:rPr>
      </w:pPr>
      <w:proofErr w:type="spellStart"/>
      <w:r w:rsidRPr="00723514">
        <w:rPr>
          <w:sz w:val="24"/>
          <w:szCs w:val="24"/>
          <w:lang w:val="en-US"/>
        </w:rPr>
        <w:t>a</w:t>
      </w:r>
      <w:proofErr w:type="spellEnd"/>
      <w:r w:rsidRPr="00723514">
        <w:rPr>
          <w:sz w:val="24"/>
          <w:szCs w:val="24"/>
          <w:lang w:val="en-US"/>
        </w:rPr>
        <w:t xml:space="preserve"> Alphanumeric, optional.</w:t>
      </w:r>
    </w:p>
    <w:p w14:paraId="0732E5AD" w14:textId="77777777" w:rsidR="002507F4" w:rsidRPr="00723514" w:rsidRDefault="002507F4" w:rsidP="002507F4">
      <w:pPr>
        <w:rPr>
          <w:sz w:val="24"/>
          <w:szCs w:val="24"/>
          <w:lang w:val="en-US"/>
        </w:rPr>
      </w:pPr>
      <w:r w:rsidRPr="00723514">
        <w:rPr>
          <w:sz w:val="24"/>
          <w:szCs w:val="24"/>
          <w:lang w:val="en-US"/>
        </w:rPr>
        <w:t>. Decimal placeholder.</w:t>
      </w:r>
    </w:p>
    <w:p w14:paraId="46A1CE07" w14:textId="77777777" w:rsidR="002507F4" w:rsidRPr="00723514" w:rsidRDefault="002507F4" w:rsidP="002507F4">
      <w:pPr>
        <w:rPr>
          <w:sz w:val="24"/>
          <w:szCs w:val="24"/>
          <w:lang w:val="en-US"/>
        </w:rPr>
      </w:pPr>
      <w:r w:rsidRPr="00723514">
        <w:rPr>
          <w:sz w:val="24"/>
          <w:szCs w:val="24"/>
          <w:lang w:val="en-US"/>
        </w:rPr>
        <w:t>, Thousands placeholder.</w:t>
      </w:r>
    </w:p>
    <w:p w14:paraId="4869B484" w14:textId="77777777" w:rsidR="002507F4" w:rsidRPr="00723514" w:rsidRDefault="002507F4" w:rsidP="002507F4">
      <w:pPr>
        <w:rPr>
          <w:sz w:val="24"/>
          <w:szCs w:val="24"/>
          <w:lang w:val="en-US"/>
        </w:rPr>
      </w:pPr>
      <w:r w:rsidRPr="00723514">
        <w:rPr>
          <w:sz w:val="24"/>
          <w:szCs w:val="24"/>
          <w:lang w:val="en-US"/>
        </w:rPr>
        <w:t>: Time separator.</w:t>
      </w:r>
    </w:p>
    <w:p w14:paraId="1A3EFADB" w14:textId="77777777" w:rsidR="002507F4" w:rsidRPr="00723514" w:rsidRDefault="002507F4" w:rsidP="002507F4">
      <w:pPr>
        <w:rPr>
          <w:sz w:val="24"/>
          <w:szCs w:val="24"/>
          <w:lang w:val="en-US"/>
        </w:rPr>
      </w:pPr>
      <w:r w:rsidRPr="00723514">
        <w:rPr>
          <w:sz w:val="24"/>
          <w:szCs w:val="24"/>
          <w:lang w:val="en-US"/>
        </w:rPr>
        <w:t>/ Date separator.</w:t>
      </w:r>
    </w:p>
    <w:p w14:paraId="7D2A614C" w14:textId="77777777" w:rsidR="002507F4" w:rsidRPr="00723514" w:rsidRDefault="002507F4" w:rsidP="002507F4">
      <w:pPr>
        <w:rPr>
          <w:sz w:val="24"/>
          <w:szCs w:val="24"/>
          <w:lang w:val="en-US"/>
        </w:rPr>
      </w:pPr>
      <w:r w:rsidRPr="00723514">
        <w:rPr>
          <w:sz w:val="24"/>
          <w:szCs w:val="24"/>
          <w:lang w:val="en-US"/>
        </w:rPr>
        <w:t>$ Currency symbol.</w:t>
      </w:r>
    </w:p>
    <w:p w14:paraId="5DE39439" w14:textId="77777777" w:rsidR="002507F4" w:rsidRPr="00723514" w:rsidRDefault="002507F4" w:rsidP="002507F4">
      <w:pPr>
        <w:rPr>
          <w:sz w:val="24"/>
          <w:szCs w:val="24"/>
          <w:lang w:val="en-US"/>
        </w:rPr>
      </w:pPr>
      <w:r w:rsidRPr="00723514">
        <w:rPr>
          <w:sz w:val="24"/>
          <w:szCs w:val="24"/>
          <w:lang w:val="en-US"/>
        </w:rPr>
        <w:t>&lt; Shift down. Converts all characters that follow to lowercase.</w:t>
      </w:r>
    </w:p>
    <w:p w14:paraId="7EBA3308" w14:textId="77777777" w:rsidR="002507F4" w:rsidRPr="00723514" w:rsidRDefault="002507F4" w:rsidP="002507F4">
      <w:pPr>
        <w:rPr>
          <w:sz w:val="24"/>
          <w:szCs w:val="24"/>
          <w:lang w:val="en-US"/>
        </w:rPr>
      </w:pPr>
      <w:r w:rsidRPr="00723514">
        <w:rPr>
          <w:sz w:val="24"/>
          <w:szCs w:val="24"/>
          <w:lang w:val="en-US"/>
        </w:rPr>
        <w:t>&gt; Shift up. Converts all characters that follow to uppercase.</w:t>
      </w:r>
    </w:p>
    <w:p w14:paraId="4844C26D" w14:textId="77777777" w:rsidR="002507F4" w:rsidRPr="00723514" w:rsidRDefault="002507F4" w:rsidP="002507F4">
      <w:pPr>
        <w:rPr>
          <w:sz w:val="24"/>
          <w:szCs w:val="24"/>
          <w:lang w:val="en-US"/>
        </w:rPr>
      </w:pPr>
      <w:r w:rsidRPr="00723514">
        <w:rPr>
          <w:sz w:val="24"/>
          <w:szCs w:val="24"/>
          <w:lang w:val="en-US"/>
        </w:rPr>
        <w:t>| Disable a previous shift up or shift down.</w:t>
      </w:r>
    </w:p>
    <w:p w14:paraId="10E3A7A4" w14:textId="77777777" w:rsidR="002507F4" w:rsidRPr="00723514" w:rsidRDefault="002507F4" w:rsidP="002507F4">
      <w:pPr>
        <w:rPr>
          <w:sz w:val="24"/>
          <w:szCs w:val="24"/>
          <w:lang w:val="en-US"/>
        </w:rPr>
      </w:pPr>
      <w:r w:rsidRPr="00723514">
        <w:rPr>
          <w:sz w:val="24"/>
          <w:szCs w:val="24"/>
          <w:lang w:val="en-US"/>
        </w:rPr>
        <w:t>\ Escape. Escapes a mask character, turning it into a literal. "\\" is the escape sequence for a backslash.</w:t>
      </w:r>
    </w:p>
    <w:p w14:paraId="08A30278" w14:textId="77777777" w:rsidR="002507F4" w:rsidRPr="00723514" w:rsidRDefault="002507F4" w:rsidP="002507F4">
      <w:pPr>
        <w:rPr>
          <w:sz w:val="24"/>
          <w:szCs w:val="24"/>
          <w:lang w:val="en-US"/>
        </w:rPr>
      </w:pPr>
      <w:r w:rsidRPr="00723514">
        <w:rPr>
          <w:sz w:val="24"/>
          <w:szCs w:val="24"/>
          <w:lang w:val="en-US"/>
        </w:rPr>
        <w:t>All other characters</w:t>
      </w:r>
    </w:p>
    <w:p w14:paraId="70A2586F" w14:textId="77777777" w:rsidR="002507F4" w:rsidRPr="00723514" w:rsidRDefault="002507F4" w:rsidP="002507F4">
      <w:pPr>
        <w:rPr>
          <w:sz w:val="24"/>
          <w:szCs w:val="24"/>
          <w:lang w:val="en-US"/>
        </w:rPr>
      </w:pPr>
      <w:r w:rsidRPr="00723514">
        <w:rPr>
          <w:sz w:val="24"/>
          <w:szCs w:val="24"/>
          <w:lang w:val="en-US"/>
        </w:rPr>
        <w:lastRenderedPageBreak/>
        <w:t>All non-mask elements will appear as themselves within </w:t>
      </w:r>
      <w:proofErr w:type="spellStart"/>
      <w:r w:rsidRPr="00723514">
        <w:rPr>
          <w:sz w:val="24"/>
          <w:szCs w:val="24"/>
          <w:lang w:val="en-US"/>
        </w:rPr>
        <w:t>RadMaskedEditBox</w:t>
      </w:r>
      <w:proofErr w:type="spellEnd"/>
      <w:r w:rsidRPr="00723514">
        <w:rPr>
          <w:sz w:val="24"/>
          <w:szCs w:val="24"/>
          <w:lang w:val="en-US"/>
        </w:rPr>
        <w:t>. Literals always occupy a static position in the mask at run time, and cannot be moved or deleted by the user</w:t>
      </w:r>
    </w:p>
    <w:p w14:paraId="1F2785EC" w14:textId="77777777" w:rsidR="002507F4" w:rsidRPr="00723514" w:rsidRDefault="002507F4" w:rsidP="002507F4">
      <w:pPr>
        <w:rPr>
          <w:sz w:val="24"/>
          <w:szCs w:val="24"/>
          <w:lang w:val="en-US"/>
        </w:rPr>
      </w:pPr>
    </w:p>
    <w:p w14:paraId="4A498247" w14:textId="77777777" w:rsidR="002507F4" w:rsidRDefault="002507F4" w:rsidP="002507F4">
      <w:pPr>
        <w:rPr>
          <w:sz w:val="24"/>
          <w:szCs w:val="24"/>
        </w:rPr>
      </w:pPr>
      <w:proofErr w:type="spellStart"/>
      <w:r>
        <w:rPr>
          <w:b/>
          <w:sz w:val="24"/>
          <w:szCs w:val="24"/>
        </w:rPr>
        <w:t>AutoCompleteMode</w:t>
      </w:r>
      <w:proofErr w:type="spellEnd"/>
      <w:r>
        <w:rPr>
          <w:sz w:val="24"/>
          <w:szCs w:val="24"/>
        </w:rPr>
        <w:t xml:space="preserve"> sirve para autocompletar </w:t>
      </w:r>
      <w:proofErr w:type="spellStart"/>
      <w:r>
        <w:rPr>
          <w:sz w:val="24"/>
          <w:szCs w:val="24"/>
        </w:rPr>
        <w:t>texto,tiene</w:t>
      </w:r>
      <w:proofErr w:type="spellEnd"/>
      <w:r>
        <w:rPr>
          <w:sz w:val="24"/>
          <w:szCs w:val="24"/>
        </w:rPr>
        <w:t xml:space="preserve"> 4 estados</w:t>
      </w:r>
    </w:p>
    <w:p w14:paraId="0117CBF1" w14:textId="77777777" w:rsidR="002507F4" w:rsidRDefault="002507F4" w:rsidP="002507F4">
      <w:pPr>
        <w:rPr>
          <w:sz w:val="24"/>
          <w:szCs w:val="24"/>
        </w:rPr>
      </w:pPr>
      <w:proofErr w:type="spellStart"/>
      <w:r>
        <w:rPr>
          <w:sz w:val="24"/>
          <w:szCs w:val="24"/>
        </w:rPr>
        <w:t>None</w:t>
      </w:r>
      <w:proofErr w:type="spellEnd"/>
    </w:p>
    <w:p w14:paraId="08F7907B" w14:textId="77777777" w:rsidR="002507F4" w:rsidRDefault="002507F4" w:rsidP="002507F4">
      <w:pPr>
        <w:rPr>
          <w:sz w:val="24"/>
          <w:szCs w:val="24"/>
        </w:rPr>
      </w:pPr>
      <w:proofErr w:type="spellStart"/>
      <w:r>
        <w:rPr>
          <w:sz w:val="24"/>
          <w:szCs w:val="24"/>
        </w:rPr>
        <w:t>Suggest</w:t>
      </w:r>
      <w:proofErr w:type="spellEnd"/>
      <w:r>
        <w:rPr>
          <w:sz w:val="24"/>
          <w:szCs w:val="24"/>
        </w:rPr>
        <w:t>: Da una lista de sugerencias</w:t>
      </w:r>
    </w:p>
    <w:p w14:paraId="1C6E6D71" w14:textId="77777777" w:rsidR="002507F4" w:rsidRDefault="002507F4" w:rsidP="002507F4">
      <w:pPr>
        <w:rPr>
          <w:sz w:val="24"/>
          <w:szCs w:val="24"/>
        </w:rPr>
      </w:pPr>
      <w:proofErr w:type="spellStart"/>
      <w:r>
        <w:rPr>
          <w:sz w:val="24"/>
          <w:szCs w:val="24"/>
        </w:rPr>
        <w:t>Append</w:t>
      </w:r>
      <w:proofErr w:type="spellEnd"/>
      <w:r>
        <w:rPr>
          <w:sz w:val="24"/>
          <w:szCs w:val="24"/>
        </w:rPr>
        <w:t xml:space="preserve">: Autocompleta con la sugerencia </w:t>
      </w:r>
      <w:proofErr w:type="spellStart"/>
      <w:r>
        <w:rPr>
          <w:sz w:val="24"/>
          <w:szCs w:val="24"/>
        </w:rPr>
        <w:t>mas</w:t>
      </w:r>
      <w:proofErr w:type="spellEnd"/>
      <w:r>
        <w:rPr>
          <w:sz w:val="24"/>
          <w:szCs w:val="24"/>
        </w:rPr>
        <w:t xml:space="preserve"> cercana</w:t>
      </w:r>
    </w:p>
    <w:p w14:paraId="53695437" w14:textId="77777777" w:rsidR="002507F4" w:rsidRDefault="002507F4" w:rsidP="002507F4">
      <w:pPr>
        <w:rPr>
          <w:sz w:val="24"/>
          <w:szCs w:val="24"/>
        </w:rPr>
      </w:pPr>
      <w:proofErr w:type="spellStart"/>
      <w:r>
        <w:rPr>
          <w:sz w:val="24"/>
          <w:szCs w:val="24"/>
        </w:rPr>
        <w:t>SuggestAppend</w:t>
      </w:r>
      <w:proofErr w:type="spellEnd"/>
      <w:r>
        <w:rPr>
          <w:sz w:val="24"/>
          <w:szCs w:val="24"/>
        </w:rPr>
        <w:t>: Las dos cosas</w:t>
      </w:r>
    </w:p>
    <w:p w14:paraId="0AD0A11B" w14:textId="77777777" w:rsidR="002507F4" w:rsidRDefault="002507F4" w:rsidP="002507F4">
      <w:pPr>
        <w:rPr>
          <w:sz w:val="24"/>
          <w:szCs w:val="24"/>
        </w:rPr>
      </w:pPr>
      <w:r>
        <w:rPr>
          <w:sz w:val="24"/>
          <w:szCs w:val="24"/>
        </w:rPr>
        <w:t>Puedes usar “</w:t>
      </w:r>
      <w:proofErr w:type="spellStart"/>
      <w:r>
        <w:rPr>
          <w:b/>
          <w:sz w:val="24"/>
          <w:szCs w:val="24"/>
        </w:rPr>
        <w:t>AutoCompleteCustomSource</w:t>
      </w:r>
      <w:proofErr w:type="spellEnd"/>
      <w:r>
        <w:rPr>
          <w:sz w:val="24"/>
          <w:szCs w:val="24"/>
        </w:rPr>
        <w:t xml:space="preserve">” para definir de </w:t>
      </w:r>
      <w:proofErr w:type="spellStart"/>
      <w:r>
        <w:rPr>
          <w:sz w:val="24"/>
          <w:szCs w:val="24"/>
        </w:rPr>
        <w:t>donde</w:t>
      </w:r>
      <w:proofErr w:type="spellEnd"/>
      <w:r>
        <w:rPr>
          <w:sz w:val="24"/>
          <w:szCs w:val="24"/>
        </w:rPr>
        <w:t xml:space="preserve"> vienen las sugerencias o crear las tuyas propias.</w:t>
      </w:r>
    </w:p>
    <w:p w14:paraId="00C13FCF" w14:textId="77777777" w:rsidR="002507F4" w:rsidRDefault="002507F4" w:rsidP="002507F4">
      <w:pPr>
        <w:rPr>
          <w:b/>
          <w:sz w:val="24"/>
          <w:szCs w:val="24"/>
        </w:rPr>
      </w:pPr>
      <w:r>
        <w:rPr>
          <w:b/>
          <w:sz w:val="24"/>
          <w:szCs w:val="24"/>
        </w:rPr>
        <w:t>Ejemplo de código para crear sugerencias por si fuera necesario:</w:t>
      </w:r>
    </w:p>
    <w:p w14:paraId="10B9A81E" w14:textId="77777777" w:rsidR="002507F4" w:rsidRPr="00723514" w:rsidRDefault="002507F4" w:rsidP="002507F4">
      <w:pPr>
        <w:rPr>
          <w:sz w:val="24"/>
          <w:szCs w:val="24"/>
          <w:lang w:val="en-US"/>
        </w:rPr>
      </w:pPr>
      <w:proofErr w:type="spellStart"/>
      <w:r w:rsidRPr="00723514">
        <w:rPr>
          <w:sz w:val="24"/>
          <w:szCs w:val="24"/>
          <w:lang w:val="en-US"/>
        </w:rPr>
        <w:t>tbAutoComplete.AutoCompleteSource</w:t>
      </w:r>
      <w:proofErr w:type="spellEnd"/>
      <w:r w:rsidRPr="00723514">
        <w:rPr>
          <w:sz w:val="24"/>
          <w:szCs w:val="24"/>
          <w:lang w:val="en-US"/>
        </w:rPr>
        <w:t xml:space="preserve"> = </w:t>
      </w:r>
      <w:proofErr w:type="spellStart"/>
      <w:r w:rsidRPr="00723514">
        <w:rPr>
          <w:sz w:val="24"/>
          <w:szCs w:val="24"/>
          <w:lang w:val="en-US"/>
        </w:rPr>
        <w:t>AutoCompleteSource.CustomSource</w:t>
      </w:r>
      <w:proofErr w:type="spellEnd"/>
      <w:r w:rsidRPr="00723514">
        <w:rPr>
          <w:sz w:val="24"/>
          <w:szCs w:val="24"/>
          <w:lang w:val="en-US"/>
        </w:rPr>
        <w:t>;</w:t>
      </w:r>
    </w:p>
    <w:p w14:paraId="3D73380E" w14:textId="77777777" w:rsidR="002507F4" w:rsidRPr="00723514" w:rsidRDefault="002507F4" w:rsidP="002507F4">
      <w:pPr>
        <w:rPr>
          <w:sz w:val="24"/>
          <w:szCs w:val="24"/>
          <w:lang w:val="en-US"/>
        </w:rPr>
      </w:pPr>
      <w:proofErr w:type="spellStart"/>
      <w:r w:rsidRPr="00723514">
        <w:rPr>
          <w:sz w:val="24"/>
          <w:szCs w:val="24"/>
          <w:lang w:val="en-US"/>
        </w:rPr>
        <w:t>AutoCompleteStringCollection</w:t>
      </w:r>
      <w:proofErr w:type="spellEnd"/>
      <w:r w:rsidRPr="00723514">
        <w:rPr>
          <w:sz w:val="24"/>
          <w:szCs w:val="24"/>
          <w:lang w:val="en-US"/>
        </w:rPr>
        <w:t xml:space="preserve"> containers = new </w:t>
      </w:r>
      <w:proofErr w:type="spellStart"/>
      <w:r w:rsidRPr="00723514">
        <w:rPr>
          <w:sz w:val="24"/>
          <w:szCs w:val="24"/>
          <w:lang w:val="en-US"/>
        </w:rPr>
        <w:t>AutoCompleteStringCollection</w:t>
      </w:r>
      <w:proofErr w:type="spellEnd"/>
      <w:r w:rsidRPr="00723514">
        <w:rPr>
          <w:sz w:val="24"/>
          <w:szCs w:val="24"/>
          <w:lang w:val="en-US"/>
        </w:rPr>
        <w:t xml:space="preserve">(); </w:t>
      </w:r>
      <w:proofErr w:type="spellStart"/>
      <w:r w:rsidRPr="00723514">
        <w:rPr>
          <w:sz w:val="24"/>
          <w:szCs w:val="24"/>
          <w:lang w:val="en-US"/>
        </w:rPr>
        <w:t>containers.Add</w:t>
      </w:r>
      <w:proofErr w:type="spellEnd"/>
      <w:r w:rsidRPr="00723514">
        <w:rPr>
          <w:sz w:val="24"/>
          <w:szCs w:val="24"/>
          <w:lang w:val="en-US"/>
        </w:rPr>
        <w:t>("Box");</w:t>
      </w:r>
    </w:p>
    <w:p w14:paraId="083A3610" w14:textId="77777777" w:rsidR="002507F4" w:rsidRPr="00723514" w:rsidRDefault="002507F4" w:rsidP="002507F4">
      <w:pPr>
        <w:rPr>
          <w:sz w:val="24"/>
          <w:szCs w:val="24"/>
          <w:lang w:val="en-US"/>
        </w:rPr>
      </w:pPr>
      <w:r w:rsidRPr="00723514">
        <w:rPr>
          <w:sz w:val="24"/>
          <w:szCs w:val="24"/>
          <w:lang w:val="en-US"/>
        </w:rPr>
        <w:t xml:space="preserve"> </w:t>
      </w:r>
      <w:proofErr w:type="spellStart"/>
      <w:r w:rsidRPr="00723514">
        <w:rPr>
          <w:sz w:val="24"/>
          <w:szCs w:val="24"/>
          <w:lang w:val="en-US"/>
        </w:rPr>
        <w:t>containers.Add</w:t>
      </w:r>
      <w:proofErr w:type="spellEnd"/>
      <w:r w:rsidRPr="00723514">
        <w:rPr>
          <w:sz w:val="24"/>
          <w:szCs w:val="24"/>
          <w:lang w:val="en-US"/>
        </w:rPr>
        <w:t xml:space="preserve">("Bundle"); </w:t>
      </w:r>
    </w:p>
    <w:p w14:paraId="3C38ABD3" w14:textId="77777777" w:rsidR="002507F4" w:rsidRPr="00723514" w:rsidRDefault="002507F4" w:rsidP="002507F4">
      <w:pPr>
        <w:rPr>
          <w:sz w:val="24"/>
          <w:szCs w:val="24"/>
          <w:lang w:val="en-US"/>
        </w:rPr>
      </w:pPr>
      <w:proofErr w:type="spellStart"/>
      <w:r w:rsidRPr="00723514">
        <w:rPr>
          <w:sz w:val="24"/>
          <w:szCs w:val="24"/>
          <w:lang w:val="en-US"/>
        </w:rPr>
        <w:t>containers.Add</w:t>
      </w:r>
      <w:proofErr w:type="spellEnd"/>
      <w:r w:rsidRPr="00723514">
        <w:rPr>
          <w:sz w:val="24"/>
          <w:szCs w:val="24"/>
          <w:lang w:val="en-US"/>
        </w:rPr>
        <w:t xml:space="preserve">("Pallet"); </w:t>
      </w:r>
    </w:p>
    <w:p w14:paraId="65249757" w14:textId="77777777" w:rsidR="002507F4" w:rsidRPr="00723514" w:rsidRDefault="002507F4" w:rsidP="002507F4">
      <w:pPr>
        <w:rPr>
          <w:sz w:val="24"/>
          <w:szCs w:val="24"/>
          <w:lang w:val="en-US"/>
        </w:rPr>
      </w:pPr>
      <w:proofErr w:type="spellStart"/>
      <w:r w:rsidRPr="00723514">
        <w:rPr>
          <w:sz w:val="24"/>
          <w:szCs w:val="24"/>
          <w:lang w:val="en-US"/>
        </w:rPr>
        <w:t>containers.Add</w:t>
      </w:r>
      <w:proofErr w:type="spellEnd"/>
      <w:r w:rsidRPr="00723514">
        <w:rPr>
          <w:sz w:val="24"/>
          <w:szCs w:val="24"/>
          <w:lang w:val="en-US"/>
        </w:rPr>
        <w:t>("Carton");</w:t>
      </w:r>
    </w:p>
    <w:p w14:paraId="47CECEB4" w14:textId="77777777" w:rsidR="002507F4" w:rsidRPr="00723514" w:rsidRDefault="002507F4" w:rsidP="002507F4">
      <w:pPr>
        <w:rPr>
          <w:sz w:val="24"/>
          <w:szCs w:val="24"/>
          <w:lang w:val="en-US"/>
        </w:rPr>
      </w:pPr>
      <w:r w:rsidRPr="00723514">
        <w:rPr>
          <w:sz w:val="24"/>
          <w:szCs w:val="24"/>
          <w:lang w:val="en-US"/>
        </w:rPr>
        <w:t xml:space="preserve"> </w:t>
      </w:r>
      <w:proofErr w:type="spellStart"/>
      <w:r w:rsidRPr="00723514">
        <w:rPr>
          <w:sz w:val="24"/>
          <w:szCs w:val="24"/>
          <w:lang w:val="en-US"/>
        </w:rPr>
        <w:t>tbAutoComplete.AutoCompleteCustomSource</w:t>
      </w:r>
      <w:proofErr w:type="spellEnd"/>
      <w:r w:rsidRPr="00723514">
        <w:rPr>
          <w:sz w:val="24"/>
          <w:szCs w:val="24"/>
          <w:lang w:val="en-US"/>
        </w:rPr>
        <w:t xml:space="preserve"> = containers; </w:t>
      </w:r>
      <w:proofErr w:type="spellStart"/>
      <w:r w:rsidRPr="00723514">
        <w:rPr>
          <w:sz w:val="24"/>
          <w:szCs w:val="24"/>
          <w:lang w:val="en-US"/>
        </w:rPr>
        <w:t>tbAutoComplete.AutoCompleteMode</w:t>
      </w:r>
      <w:proofErr w:type="spellEnd"/>
      <w:r w:rsidRPr="00723514">
        <w:rPr>
          <w:sz w:val="24"/>
          <w:szCs w:val="24"/>
          <w:lang w:val="en-US"/>
        </w:rPr>
        <w:t xml:space="preserve"> = </w:t>
      </w:r>
      <w:proofErr w:type="spellStart"/>
      <w:r w:rsidRPr="00723514">
        <w:rPr>
          <w:sz w:val="24"/>
          <w:szCs w:val="24"/>
          <w:lang w:val="en-US"/>
        </w:rPr>
        <w:t>AutoCompleteMode.SuggestAppend</w:t>
      </w:r>
      <w:proofErr w:type="spellEnd"/>
      <w:r w:rsidRPr="00723514">
        <w:rPr>
          <w:sz w:val="24"/>
          <w:szCs w:val="24"/>
          <w:lang w:val="en-US"/>
        </w:rPr>
        <w:t>;</w:t>
      </w:r>
    </w:p>
    <w:p w14:paraId="397752D7" w14:textId="77777777" w:rsidR="002507F4" w:rsidRDefault="002507F4" w:rsidP="002507F4">
      <w:pPr>
        <w:rPr>
          <w:color w:val="000000"/>
          <w:sz w:val="28"/>
          <w:szCs w:val="28"/>
          <w:lang w:val="en-US"/>
        </w:rPr>
      </w:pPr>
    </w:p>
    <w:p w14:paraId="5BF8F4AF" w14:textId="77777777" w:rsidR="002507F4" w:rsidRPr="00716C22" w:rsidRDefault="002507F4" w:rsidP="002507F4">
      <w:pPr>
        <w:rPr>
          <w:color w:val="000000"/>
          <w:sz w:val="28"/>
          <w:szCs w:val="28"/>
          <w:lang w:val="en-US"/>
        </w:rPr>
      </w:pPr>
    </w:p>
    <w:p w14:paraId="4BEA061F" w14:textId="77777777" w:rsidR="002507F4" w:rsidRPr="00716C22" w:rsidRDefault="002507F4" w:rsidP="002507F4">
      <w:pPr>
        <w:rPr>
          <w:rFonts w:cstheme="minorHAnsi"/>
          <w:b/>
          <w:lang w:val="en-US"/>
        </w:rPr>
      </w:pPr>
    </w:p>
    <w:p w14:paraId="4E5CABFF" w14:textId="178A3768" w:rsidR="002507F4" w:rsidRDefault="002507F4" w:rsidP="002507F4">
      <w:pPr>
        <w:pStyle w:val="Ttulo2"/>
      </w:pPr>
      <w:bookmarkStart w:id="48" w:name="_Toc42003180"/>
      <w:r w:rsidRPr="00912F88">
        <w:t>Documentación</w:t>
      </w:r>
      <w:r>
        <w:t xml:space="preserve"> </w:t>
      </w:r>
      <w:proofErr w:type="spellStart"/>
      <w:r w:rsidRPr="00912F88">
        <w:t>Telerik</w:t>
      </w:r>
      <w:bookmarkEnd w:id="48"/>
      <w:proofErr w:type="spellEnd"/>
    </w:p>
    <w:p w14:paraId="2C7C53D8" w14:textId="1654C661" w:rsidR="002507F4" w:rsidRPr="00E056C4" w:rsidRDefault="002507F4" w:rsidP="002507F4">
      <w:pPr>
        <w:rPr>
          <w:rFonts w:cstheme="minorHAnsi"/>
        </w:rPr>
      </w:pPr>
      <w:r w:rsidRPr="00E056C4">
        <w:rPr>
          <w:rFonts w:cstheme="minorHAnsi"/>
        </w:rPr>
        <w:t xml:space="preserve">Junto a las herramientas de </w:t>
      </w:r>
      <w:proofErr w:type="spellStart"/>
      <w:r w:rsidRPr="00E056C4">
        <w:rPr>
          <w:rFonts w:cstheme="minorHAnsi"/>
        </w:rPr>
        <w:t>telerik</w:t>
      </w:r>
      <w:proofErr w:type="spellEnd"/>
      <w:r w:rsidRPr="00E056C4">
        <w:rPr>
          <w:rFonts w:cstheme="minorHAnsi"/>
        </w:rPr>
        <w:t xml:space="preserve"> se te tiene que haber instalado su demo llamada </w:t>
      </w:r>
      <w:proofErr w:type="spellStart"/>
      <w:r w:rsidRPr="00E056C4">
        <w:rPr>
          <w:rFonts w:cstheme="minorHAnsi"/>
        </w:rPr>
        <w:t>DemoApplications,en</w:t>
      </w:r>
      <w:proofErr w:type="spellEnd"/>
      <w:r w:rsidRPr="00E056C4">
        <w:rPr>
          <w:rFonts w:cstheme="minorHAnsi"/>
        </w:rPr>
        <w:t xml:space="preserve"> esta aplicación tienes ejemplos de código que deberías de complementar con su documentación online, aquí dejo enlaces a la documentación de los controles </w:t>
      </w:r>
      <w:proofErr w:type="spellStart"/>
      <w:r w:rsidRPr="00E056C4">
        <w:rPr>
          <w:rFonts w:cstheme="minorHAnsi"/>
        </w:rPr>
        <w:t>mas</w:t>
      </w:r>
      <w:proofErr w:type="spellEnd"/>
      <w:r w:rsidRPr="00E056C4">
        <w:rPr>
          <w:rFonts w:cstheme="minorHAnsi"/>
        </w:rPr>
        <w:t xml:space="preserve"> utilizados:</w:t>
      </w:r>
    </w:p>
    <w:p w14:paraId="3FBB13A7" w14:textId="777A9A5E" w:rsidR="002507F4" w:rsidRDefault="002507F4" w:rsidP="002507F4">
      <w:pPr>
        <w:rPr>
          <w:rFonts w:cstheme="minorHAnsi"/>
          <w:b/>
        </w:rPr>
      </w:pPr>
      <w:proofErr w:type="spellStart"/>
      <w:r>
        <w:rPr>
          <w:rFonts w:cstheme="minorHAnsi"/>
          <w:b/>
        </w:rPr>
        <w:t>GridView</w:t>
      </w:r>
      <w:proofErr w:type="spellEnd"/>
      <w:r>
        <w:rPr>
          <w:rFonts w:cstheme="minorHAnsi"/>
          <w:b/>
        </w:rPr>
        <w:t>:</w:t>
      </w:r>
    </w:p>
    <w:p w14:paraId="2F9EBB0C" w14:textId="25167E64" w:rsidR="002507F4" w:rsidRDefault="002507F4" w:rsidP="002507F4">
      <w:pPr>
        <w:rPr>
          <w:rFonts w:cstheme="minorHAnsi"/>
          <w:b/>
        </w:rPr>
      </w:pPr>
      <w:hyperlink r:id="rId52" w:history="1">
        <w:r w:rsidRPr="00CC7825">
          <w:rPr>
            <w:rStyle w:val="Hipervnculo"/>
            <w:rFonts w:cstheme="minorHAnsi"/>
            <w:b/>
          </w:rPr>
          <w:t>https://docs.telerik.com/devtools/winforms/controls/gridview/overview</w:t>
        </w:r>
      </w:hyperlink>
    </w:p>
    <w:p w14:paraId="3CF018B0" w14:textId="4E3ED659" w:rsidR="002507F4" w:rsidRDefault="002507F4" w:rsidP="002507F4">
      <w:pPr>
        <w:rPr>
          <w:rFonts w:cstheme="minorHAnsi"/>
          <w:b/>
        </w:rPr>
      </w:pPr>
      <w:proofErr w:type="spellStart"/>
      <w:r>
        <w:rPr>
          <w:rFonts w:cstheme="minorHAnsi"/>
          <w:b/>
        </w:rPr>
        <w:t>VirtualGrid</w:t>
      </w:r>
      <w:proofErr w:type="spellEnd"/>
      <w:r>
        <w:rPr>
          <w:rFonts w:cstheme="minorHAnsi"/>
          <w:b/>
        </w:rPr>
        <w:t>:</w:t>
      </w:r>
    </w:p>
    <w:p w14:paraId="6AFB8589" w14:textId="59CF3402" w:rsidR="002507F4" w:rsidRDefault="002507F4" w:rsidP="002507F4">
      <w:pPr>
        <w:rPr>
          <w:rFonts w:cstheme="minorHAnsi"/>
          <w:b/>
        </w:rPr>
      </w:pPr>
      <w:hyperlink r:id="rId53" w:history="1">
        <w:r w:rsidRPr="00CC7825">
          <w:rPr>
            <w:rStyle w:val="Hipervnculo"/>
            <w:rFonts w:cstheme="minorHAnsi"/>
            <w:b/>
          </w:rPr>
          <w:t>https://docs.telerik.com/devtools/winforms/controls/virtualgrid/overview</w:t>
        </w:r>
      </w:hyperlink>
    </w:p>
    <w:p w14:paraId="56922F11" w14:textId="2EC32A44" w:rsidR="002507F4" w:rsidRDefault="002507F4" w:rsidP="002507F4">
      <w:pPr>
        <w:rPr>
          <w:rFonts w:cstheme="minorHAnsi"/>
          <w:b/>
        </w:rPr>
      </w:pPr>
      <w:proofErr w:type="spellStart"/>
      <w:r>
        <w:rPr>
          <w:rFonts w:cstheme="minorHAnsi"/>
          <w:b/>
        </w:rPr>
        <w:lastRenderedPageBreak/>
        <w:t>TreeView</w:t>
      </w:r>
      <w:proofErr w:type="spellEnd"/>
      <w:r>
        <w:rPr>
          <w:rFonts w:cstheme="minorHAnsi"/>
          <w:b/>
        </w:rPr>
        <w:t>:</w:t>
      </w:r>
    </w:p>
    <w:p w14:paraId="7D0B1F78" w14:textId="083B0BEE" w:rsidR="002507F4" w:rsidRDefault="002507F4" w:rsidP="002507F4">
      <w:pPr>
        <w:rPr>
          <w:rFonts w:cstheme="minorHAnsi"/>
          <w:b/>
        </w:rPr>
      </w:pPr>
      <w:hyperlink r:id="rId54" w:history="1">
        <w:r w:rsidRPr="00CC7825">
          <w:rPr>
            <w:rStyle w:val="Hipervnculo"/>
            <w:rFonts w:cstheme="minorHAnsi"/>
            <w:b/>
          </w:rPr>
          <w:t>https://docs.telerik.com/devtools/winforms/controls/treeview/treeview</w:t>
        </w:r>
      </w:hyperlink>
    </w:p>
    <w:p w14:paraId="26A47458" w14:textId="6B30BEB0" w:rsidR="002507F4" w:rsidRDefault="002507F4" w:rsidP="002507F4">
      <w:pPr>
        <w:rPr>
          <w:rFonts w:cstheme="minorHAnsi"/>
          <w:b/>
        </w:rPr>
      </w:pPr>
      <w:proofErr w:type="spellStart"/>
      <w:r>
        <w:rPr>
          <w:rFonts w:cstheme="minorHAnsi"/>
          <w:b/>
        </w:rPr>
        <w:t>RibbonBar</w:t>
      </w:r>
      <w:proofErr w:type="spellEnd"/>
      <w:r>
        <w:rPr>
          <w:rFonts w:cstheme="minorHAnsi"/>
          <w:b/>
        </w:rPr>
        <w:t>:</w:t>
      </w:r>
    </w:p>
    <w:p w14:paraId="5C45573E" w14:textId="3C35A9CE" w:rsidR="002507F4" w:rsidRDefault="002507F4" w:rsidP="002507F4">
      <w:pPr>
        <w:rPr>
          <w:rFonts w:cstheme="minorHAnsi"/>
          <w:b/>
        </w:rPr>
      </w:pPr>
      <w:hyperlink r:id="rId55" w:history="1">
        <w:r w:rsidRPr="00CC7825">
          <w:rPr>
            <w:rStyle w:val="Hipervnculo"/>
            <w:rFonts w:cstheme="minorHAnsi"/>
            <w:b/>
          </w:rPr>
          <w:t>https://docs.telerik.com/devtools/winforms/controls/ribbonbar/overview</w:t>
        </w:r>
      </w:hyperlink>
    </w:p>
    <w:p w14:paraId="44DDCC31" w14:textId="732DDCC8" w:rsidR="002507F4" w:rsidRDefault="002507F4" w:rsidP="002507F4">
      <w:pPr>
        <w:rPr>
          <w:rFonts w:cstheme="minorHAnsi"/>
          <w:b/>
        </w:rPr>
      </w:pPr>
      <w:proofErr w:type="spellStart"/>
      <w:r>
        <w:rPr>
          <w:rFonts w:cstheme="minorHAnsi"/>
          <w:b/>
        </w:rPr>
        <w:t>RibbonForm</w:t>
      </w:r>
      <w:proofErr w:type="spellEnd"/>
      <w:r>
        <w:rPr>
          <w:rFonts w:cstheme="minorHAnsi"/>
          <w:b/>
        </w:rPr>
        <w:t>:</w:t>
      </w:r>
    </w:p>
    <w:p w14:paraId="71C023E4" w14:textId="3AE67456" w:rsidR="002507F4" w:rsidRDefault="002507F4" w:rsidP="002507F4">
      <w:pPr>
        <w:rPr>
          <w:rFonts w:cstheme="minorHAnsi"/>
          <w:b/>
        </w:rPr>
      </w:pPr>
      <w:hyperlink r:id="rId56" w:history="1">
        <w:r w:rsidRPr="00CC7825">
          <w:rPr>
            <w:rStyle w:val="Hipervnculo"/>
            <w:rFonts w:cstheme="minorHAnsi"/>
            <w:b/>
          </w:rPr>
          <w:t>https://docs.telerik.com/devtools/winforms/controls/forms-and-dialogs/ribbonform/ribbonform</w:t>
        </w:r>
      </w:hyperlink>
    </w:p>
    <w:p w14:paraId="4552E57E" w14:textId="305DDEB9" w:rsidR="002507F4" w:rsidRDefault="002507F4" w:rsidP="002507F4">
      <w:pPr>
        <w:rPr>
          <w:rFonts w:cstheme="minorHAnsi"/>
          <w:b/>
        </w:rPr>
      </w:pPr>
      <w:proofErr w:type="spellStart"/>
      <w:r>
        <w:rPr>
          <w:rFonts w:cstheme="minorHAnsi"/>
          <w:b/>
        </w:rPr>
        <w:t>ColorDialog</w:t>
      </w:r>
      <w:proofErr w:type="spellEnd"/>
      <w:r>
        <w:rPr>
          <w:rFonts w:cstheme="minorHAnsi"/>
          <w:b/>
        </w:rPr>
        <w:t>:</w:t>
      </w:r>
    </w:p>
    <w:p w14:paraId="3609C881" w14:textId="1700233F" w:rsidR="002507F4" w:rsidRDefault="002507F4" w:rsidP="002507F4">
      <w:pPr>
        <w:rPr>
          <w:rFonts w:cstheme="minorHAnsi"/>
          <w:b/>
        </w:rPr>
      </w:pPr>
      <w:hyperlink r:id="rId57" w:history="1">
        <w:r w:rsidRPr="00CC7825">
          <w:rPr>
            <w:rStyle w:val="Hipervnculo"/>
            <w:rFonts w:cstheme="minorHAnsi"/>
            <w:b/>
          </w:rPr>
          <w:t>https://docs.telerik.com/devtools/winforms/controls/forms-and-dialogs/colordialog/colordialog</w:t>
        </w:r>
      </w:hyperlink>
    </w:p>
    <w:p w14:paraId="340D0822" w14:textId="1F2F0BAB" w:rsidR="002507F4" w:rsidRDefault="002507F4" w:rsidP="002507F4">
      <w:pPr>
        <w:rPr>
          <w:rFonts w:cstheme="minorHAnsi"/>
          <w:b/>
        </w:rPr>
      </w:pPr>
      <w:proofErr w:type="spellStart"/>
      <w:r>
        <w:rPr>
          <w:rFonts w:cstheme="minorHAnsi"/>
          <w:b/>
        </w:rPr>
        <w:t>MultiColumnComboBox</w:t>
      </w:r>
      <w:proofErr w:type="spellEnd"/>
      <w:r>
        <w:rPr>
          <w:rFonts w:cstheme="minorHAnsi"/>
          <w:b/>
        </w:rPr>
        <w:t>:</w:t>
      </w:r>
    </w:p>
    <w:p w14:paraId="7B54D78A" w14:textId="41E23C45" w:rsidR="002507F4" w:rsidRDefault="002507F4" w:rsidP="002507F4">
      <w:pPr>
        <w:rPr>
          <w:rFonts w:cstheme="minorHAnsi"/>
          <w:b/>
        </w:rPr>
      </w:pPr>
      <w:hyperlink r:id="rId58" w:history="1">
        <w:r w:rsidRPr="00CC7825">
          <w:rPr>
            <w:rStyle w:val="Hipervnculo"/>
            <w:rFonts w:cstheme="minorHAnsi"/>
            <w:b/>
          </w:rPr>
          <w:t>https://docs.telerik.com/devtools/winforms/controls/multicolumncombobox/multicolumncombobox</w:t>
        </w:r>
      </w:hyperlink>
    </w:p>
    <w:p w14:paraId="2ADE1E4B" w14:textId="17B7E37E" w:rsidR="002507F4" w:rsidRDefault="002507F4" w:rsidP="002507F4">
      <w:pPr>
        <w:rPr>
          <w:rFonts w:cstheme="minorHAnsi"/>
          <w:b/>
        </w:rPr>
      </w:pPr>
      <w:proofErr w:type="spellStart"/>
      <w:r>
        <w:rPr>
          <w:rFonts w:cstheme="minorHAnsi"/>
          <w:b/>
        </w:rPr>
        <w:t>DataFilter</w:t>
      </w:r>
      <w:proofErr w:type="spellEnd"/>
      <w:r>
        <w:rPr>
          <w:rFonts w:cstheme="minorHAnsi"/>
          <w:b/>
        </w:rPr>
        <w:t>:</w:t>
      </w:r>
    </w:p>
    <w:p w14:paraId="6ADF6879" w14:textId="1C348B70" w:rsidR="002507F4" w:rsidRDefault="002507F4" w:rsidP="002507F4">
      <w:pPr>
        <w:rPr>
          <w:rFonts w:cstheme="minorHAnsi"/>
          <w:b/>
        </w:rPr>
      </w:pPr>
      <w:hyperlink r:id="rId59" w:history="1">
        <w:r w:rsidRPr="00CC7825">
          <w:rPr>
            <w:rStyle w:val="Hipervnculo"/>
            <w:rFonts w:cstheme="minorHAnsi"/>
            <w:b/>
          </w:rPr>
          <w:t>https://docs.telerik.com/devtools/winforms/controls/datafilter/overview</w:t>
        </w:r>
      </w:hyperlink>
    </w:p>
    <w:p w14:paraId="66FEB9BC" w14:textId="3EBC0B3C" w:rsidR="002507F4" w:rsidRPr="00FA6A00" w:rsidRDefault="002507F4" w:rsidP="002507F4">
      <w:pPr>
        <w:rPr>
          <w:rFonts w:cstheme="minorHAnsi"/>
          <w:b/>
          <w:lang w:val="en-US"/>
        </w:rPr>
      </w:pPr>
      <w:r w:rsidRPr="00FA6A00">
        <w:rPr>
          <w:rFonts w:cstheme="minorHAnsi"/>
          <w:b/>
          <w:lang w:val="en-US"/>
        </w:rPr>
        <w:t>Progress Bar</w:t>
      </w:r>
    </w:p>
    <w:p w14:paraId="127F7519" w14:textId="3731E814" w:rsidR="002507F4" w:rsidRDefault="002507F4" w:rsidP="002507F4">
      <w:pPr>
        <w:rPr>
          <w:rStyle w:val="Hipervnculo"/>
          <w:rFonts w:cstheme="minorHAnsi"/>
          <w:b/>
          <w:lang w:val="en-US"/>
        </w:rPr>
      </w:pPr>
      <w:hyperlink r:id="rId60" w:history="1">
        <w:r w:rsidRPr="00FA6A00">
          <w:rPr>
            <w:rStyle w:val="Hipervnculo"/>
            <w:rFonts w:cstheme="minorHAnsi"/>
            <w:b/>
            <w:lang w:val="en-US"/>
          </w:rPr>
          <w:t>https://docs.telerik.com/devtools/winforms/controls/track-and-status-controls/progressbar/overview</w:t>
        </w:r>
      </w:hyperlink>
    </w:p>
    <w:p w14:paraId="4D4B47A3" w14:textId="3C16DB5B" w:rsidR="002507F4" w:rsidRPr="00912F88" w:rsidRDefault="002507F4" w:rsidP="002507F4">
      <w:pPr>
        <w:rPr>
          <w:rStyle w:val="Hipervnculo"/>
          <w:rFonts w:cstheme="minorHAnsi"/>
          <w:b/>
          <w:color w:val="auto"/>
          <w:lang w:val="en-US"/>
        </w:rPr>
      </w:pPr>
      <w:proofErr w:type="spellStart"/>
      <w:r w:rsidRPr="00912F88">
        <w:rPr>
          <w:rStyle w:val="Hipervnculo"/>
          <w:rFonts w:cstheme="minorHAnsi"/>
          <w:b/>
          <w:color w:val="auto"/>
          <w:lang w:val="en-US"/>
        </w:rPr>
        <w:t>RadWaitingBar</w:t>
      </w:r>
      <w:proofErr w:type="spellEnd"/>
    </w:p>
    <w:p w14:paraId="5C080E3B" w14:textId="59C1705F" w:rsidR="002507F4" w:rsidRDefault="002507F4" w:rsidP="002507F4">
      <w:pPr>
        <w:rPr>
          <w:rFonts w:cstheme="minorHAnsi"/>
          <w:b/>
          <w:lang w:val="en-US"/>
        </w:rPr>
      </w:pPr>
      <w:hyperlink r:id="rId61" w:history="1">
        <w:r w:rsidRPr="00CC7825">
          <w:rPr>
            <w:rStyle w:val="Hipervnculo"/>
            <w:rFonts w:cstheme="minorHAnsi"/>
            <w:b/>
            <w:lang w:val="en-US"/>
          </w:rPr>
          <w:t>https://docs.telerik.com/devtools/winforms/controls/track-and-status-controls/waitingbar/waitingbar</w:t>
        </w:r>
      </w:hyperlink>
    </w:p>
    <w:p w14:paraId="48E3C64F" w14:textId="77777777" w:rsidR="002507F4" w:rsidRPr="00FA6A00" w:rsidRDefault="002507F4" w:rsidP="002507F4">
      <w:pPr>
        <w:rPr>
          <w:rFonts w:cstheme="minorHAnsi"/>
          <w:b/>
          <w:lang w:val="en-US"/>
        </w:rPr>
      </w:pPr>
    </w:p>
    <w:p w14:paraId="3DF72C1C" w14:textId="77777777" w:rsidR="002507F4" w:rsidRDefault="002507F4" w:rsidP="002507F4">
      <w:pPr>
        <w:rPr>
          <w:rFonts w:cstheme="minorHAnsi"/>
          <w:b/>
          <w:lang w:val="en-US"/>
        </w:rPr>
      </w:pPr>
    </w:p>
    <w:p w14:paraId="52A600E9" w14:textId="77777777" w:rsidR="002507F4" w:rsidRDefault="002507F4" w:rsidP="002507F4">
      <w:pPr>
        <w:rPr>
          <w:rFonts w:cstheme="minorHAnsi"/>
          <w:b/>
          <w:lang w:val="en-US"/>
        </w:rPr>
      </w:pPr>
    </w:p>
    <w:p w14:paraId="457DCE73" w14:textId="77777777" w:rsidR="002507F4" w:rsidRDefault="002507F4" w:rsidP="002507F4">
      <w:pPr>
        <w:rPr>
          <w:rFonts w:cstheme="minorHAnsi"/>
          <w:b/>
          <w:lang w:val="en-US"/>
        </w:rPr>
      </w:pPr>
    </w:p>
    <w:p w14:paraId="0665E986" w14:textId="77777777" w:rsidR="002507F4" w:rsidRDefault="002507F4" w:rsidP="002507F4">
      <w:pPr>
        <w:rPr>
          <w:rFonts w:cstheme="minorHAnsi"/>
          <w:b/>
          <w:lang w:val="en-US"/>
        </w:rPr>
      </w:pPr>
    </w:p>
    <w:p w14:paraId="0EBC61B2" w14:textId="77777777" w:rsidR="002507F4" w:rsidRDefault="002507F4" w:rsidP="002507F4">
      <w:pPr>
        <w:rPr>
          <w:rFonts w:cstheme="minorHAnsi"/>
          <w:b/>
          <w:lang w:val="en-US"/>
        </w:rPr>
      </w:pPr>
    </w:p>
    <w:p w14:paraId="6BFC9CFD" w14:textId="77777777" w:rsidR="002507F4" w:rsidRDefault="002507F4" w:rsidP="002507F4">
      <w:pPr>
        <w:rPr>
          <w:rFonts w:cstheme="minorHAnsi"/>
          <w:b/>
          <w:lang w:val="en-US"/>
        </w:rPr>
      </w:pPr>
    </w:p>
    <w:p w14:paraId="551F8002" w14:textId="77777777" w:rsidR="002507F4" w:rsidRDefault="002507F4" w:rsidP="002507F4">
      <w:pPr>
        <w:rPr>
          <w:rFonts w:cstheme="minorHAnsi"/>
          <w:b/>
          <w:lang w:val="en-US"/>
        </w:rPr>
      </w:pPr>
    </w:p>
    <w:p w14:paraId="4E640A55" w14:textId="77777777" w:rsidR="002507F4" w:rsidRPr="00855853" w:rsidRDefault="002507F4" w:rsidP="002507F4">
      <w:pPr>
        <w:pStyle w:val="Ttulo2"/>
      </w:pPr>
      <w:bookmarkStart w:id="49" w:name="_Toc42003181"/>
      <w:r w:rsidRPr="00855853">
        <w:t>Apuntes sobre Visual Studio</w:t>
      </w:r>
      <w:bookmarkEnd w:id="49"/>
    </w:p>
    <w:p w14:paraId="26E72E53" w14:textId="59049154" w:rsidR="002507F4" w:rsidRPr="001E76CA" w:rsidRDefault="002507F4" w:rsidP="002507F4">
      <w:pPr>
        <w:rPr>
          <w:rFonts w:cstheme="minorHAnsi"/>
        </w:rPr>
      </w:pPr>
      <w:r w:rsidRPr="001E76CA">
        <w:rPr>
          <w:rFonts w:cstheme="minorHAnsi"/>
          <w:b/>
        </w:rPr>
        <w:t>Buscar Referencia</w:t>
      </w:r>
      <w:r w:rsidRPr="001E76CA">
        <w:rPr>
          <w:rFonts w:cstheme="minorHAnsi"/>
        </w:rPr>
        <w:t xml:space="preserve">: </w:t>
      </w:r>
      <w:proofErr w:type="spellStart"/>
      <w:r w:rsidRPr="001E76CA">
        <w:rPr>
          <w:rFonts w:cstheme="minorHAnsi"/>
        </w:rPr>
        <w:t>click</w:t>
      </w:r>
      <w:proofErr w:type="spellEnd"/>
      <w:r w:rsidRPr="001E76CA">
        <w:rPr>
          <w:rFonts w:cstheme="minorHAnsi"/>
        </w:rPr>
        <w:t xml:space="preserve"> derecho sobre una palabra&gt;Buscar referencia nos da una lista de momentos del código en que aparece, pudiendo pulsar sobre dichas referencias para que nos </w:t>
      </w:r>
      <w:r w:rsidRPr="001E76CA">
        <w:rPr>
          <w:rFonts w:cstheme="minorHAnsi"/>
        </w:rPr>
        <w:lastRenderedPageBreak/>
        <w:t xml:space="preserve">lleven a esa sección del código. Se puede filtrar por formulario </w:t>
      </w:r>
      <w:proofErr w:type="spellStart"/>
      <w:r w:rsidRPr="001E76CA">
        <w:rPr>
          <w:rFonts w:cstheme="minorHAnsi"/>
        </w:rPr>
        <w:t>actual,proyecto</w:t>
      </w:r>
      <w:proofErr w:type="spellEnd"/>
      <w:r w:rsidRPr="001E76CA">
        <w:rPr>
          <w:rFonts w:cstheme="minorHAnsi"/>
        </w:rPr>
        <w:t xml:space="preserve"> </w:t>
      </w:r>
      <w:proofErr w:type="spellStart"/>
      <w:r w:rsidRPr="001E76CA">
        <w:rPr>
          <w:rFonts w:cstheme="minorHAnsi"/>
        </w:rPr>
        <w:t>actual,documentos</w:t>
      </w:r>
      <w:proofErr w:type="spellEnd"/>
      <w:r w:rsidRPr="001E76CA">
        <w:rPr>
          <w:rFonts w:cstheme="minorHAnsi"/>
        </w:rPr>
        <w:t xml:space="preserve"> abiertos etc.</w:t>
      </w:r>
    </w:p>
    <w:p w14:paraId="74F22556" w14:textId="5142546F" w:rsidR="002507F4" w:rsidRPr="001E76CA" w:rsidRDefault="002507F4" w:rsidP="002507F4">
      <w:pPr>
        <w:rPr>
          <w:rFonts w:cstheme="minorHAnsi"/>
        </w:rPr>
      </w:pPr>
      <w:r w:rsidRPr="001E76CA">
        <w:rPr>
          <w:rFonts w:cstheme="minorHAnsi"/>
          <w:b/>
        </w:rPr>
        <w:t>Buscar palabras</w:t>
      </w:r>
      <w:r w:rsidRPr="001E76CA">
        <w:rPr>
          <w:rFonts w:cstheme="minorHAnsi"/>
        </w:rPr>
        <w:t>: CTRL+F abrirá un buscador para buscar palabras concretas en el código, se puede filtrar de la misma manera que en Buscar Referencias.</w:t>
      </w:r>
    </w:p>
    <w:p w14:paraId="200CE0D8" w14:textId="77777777" w:rsidR="002507F4" w:rsidRPr="001E76CA" w:rsidRDefault="002507F4" w:rsidP="002507F4">
      <w:pPr>
        <w:rPr>
          <w:rFonts w:cstheme="minorHAnsi"/>
        </w:rPr>
      </w:pPr>
      <w:r w:rsidRPr="001E76CA">
        <w:rPr>
          <w:rFonts w:cstheme="minorHAnsi"/>
          <w:b/>
        </w:rPr>
        <w:t>Regiones</w:t>
      </w:r>
      <w:r w:rsidRPr="001E76CA">
        <w:rPr>
          <w:rFonts w:cstheme="minorHAnsi"/>
        </w:rPr>
        <w:t>: Se usan para organizar el código. Se usa la palabra #</w:t>
      </w:r>
      <w:proofErr w:type="spellStart"/>
      <w:r w:rsidRPr="001E76CA">
        <w:rPr>
          <w:rFonts w:cstheme="minorHAnsi"/>
        </w:rPr>
        <w:t>region</w:t>
      </w:r>
      <w:proofErr w:type="spellEnd"/>
      <w:r w:rsidRPr="001E76CA">
        <w:rPr>
          <w:rFonts w:cstheme="minorHAnsi"/>
        </w:rPr>
        <w:t xml:space="preserve"> antes del código a encapsular y #</w:t>
      </w:r>
      <w:proofErr w:type="spellStart"/>
      <w:r w:rsidRPr="001E76CA">
        <w:rPr>
          <w:rFonts w:cstheme="minorHAnsi"/>
        </w:rPr>
        <w:t>endregion</w:t>
      </w:r>
      <w:proofErr w:type="spellEnd"/>
      <w:r w:rsidRPr="001E76CA">
        <w:rPr>
          <w:rFonts w:cstheme="minorHAnsi"/>
        </w:rPr>
        <w:t xml:space="preserve"> al final. La ventaja principal es poder contraer dichas regiones de manera que podamos ocultar un gran cantidad de código y sea </w:t>
      </w:r>
      <w:proofErr w:type="spellStart"/>
      <w:r w:rsidRPr="001E76CA">
        <w:rPr>
          <w:rFonts w:cstheme="minorHAnsi"/>
        </w:rPr>
        <w:t>mas</w:t>
      </w:r>
      <w:proofErr w:type="spellEnd"/>
      <w:r w:rsidRPr="001E76CA">
        <w:rPr>
          <w:rFonts w:cstheme="minorHAnsi"/>
        </w:rPr>
        <w:t xml:space="preserve"> fácil navegar por </w:t>
      </w:r>
      <w:proofErr w:type="spellStart"/>
      <w:r w:rsidRPr="001E76CA">
        <w:rPr>
          <w:rFonts w:cstheme="minorHAnsi"/>
        </w:rPr>
        <w:t>el</w:t>
      </w:r>
      <w:proofErr w:type="spellEnd"/>
      <w:r w:rsidRPr="001E76CA">
        <w:rPr>
          <w:rFonts w:cstheme="minorHAnsi"/>
        </w:rPr>
        <w:t>.</w:t>
      </w:r>
    </w:p>
    <w:p w14:paraId="291A71F2" w14:textId="23E60BA1" w:rsidR="002507F4" w:rsidRPr="001E76CA" w:rsidRDefault="002507F4" w:rsidP="002507F4">
      <w:pPr>
        <w:rPr>
          <w:rFonts w:cstheme="minorHAnsi"/>
        </w:rPr>
      </w:pPr>
      <w:r w:rsidRPr="001E76CA">
        <w:rPr>
          <w:rFonts w:cstheme="minorHAnsi"/>
          <w:b/>
        </w:rPr>
        <w:t>Extensiones</w:t>
      </w:r>
      <w:r w:rsidRPr="001E76CA">
        <w:rPr>
          <w:rFonts w:cstheme="minorHAnsi"/>
        </w:rPr>
        <w:t xml:space="preserve">: Las herramientas y extensiones de visual </w:t>
      </w:r>
      <w:proofErr w:type="spellStart"/>
      <w:r w:rsidRPr="001E76CA">
        <w:rPr>
          <w:rFonts w:cstheme="minorHAnsi"/>
        </w:rPr>
        <w:t>studio</w:t>
      </w:r>
      <w:proofErr w:type="spellEnd"/>
      <w:r w:rsidRPr="001E76CA">
        <w:rPr>
          <w:rFonts w:cstheme="minorHAnsi"/>
        </w:rPr>
        <w:t xml:space="preserve"> se pueden instalar desde varios sitios. Primero tienes Herramientas&gt;Extensiones y actualizaciones, desde donde podemos instalar Extensiones oficiales de visual </w:t>
      </w:r>
      <w:proofErr w:type="spellStart"/>
      <w:r w:rsidRPr="001E76CA">
        <w:rPr>
          <w:rFonts w:cstheme="minorHAnsi"/>
        </w:rPr>
        <w:t>studio</w:t>
      </w:r>
      <w:proofErr w:type="spellEnd"/>
      <w:r w:rsidRPr="001E76CA">
        <w:rPr>
          <w:rFonts w:cstheme="minorHAnsi"/>
        </w:rPr>
        <w:t xml:space="preserve">. Por otro lado tenemos Herramientas&gt;Administrador de paquetes </w:t>
      </w:r>
      <w:proofErr w:type="spellStart"/>
      <w:r w:rsidRPr="001E76CA">
        <w:rPr>
          <w:rFonts w:cstheme="minorHAnsi"/>
        </w:rPr>
        <w:t>NuGet</w:t>
      </w:r>
      <w:proofErr w:type="spellEnd"/>
      <w:r w:rsidRPr="001E76CA">
        <w:rPr>
          <w:rFonts w:cstheme="minorHAnsi"/>
        </w:rPr>
        <w:t xml:space="preserve">&gt;Administrar paquetes </w:t>
      </w:r>
      <w:proofErr w:type="spellStart"/>
      <w:r w:rsidRPr="001E76CA">
        <w:rPr>
          <w:rFonts w:cstheme="minorHAnsi"/>
        </w:rPr>
        <w:t>NuGet</w:t>
      </w:r>
      <w:proofErr w:type="spellEnd"/>
      <w:r w:rsidRPr="001E76CA">
        <w:rPr>
          <w:rFonts w:cstheme="minorHAnsi"/>
        </w:rPr>
        <w:t xml:space="preserve"> para la solución, donde tendremos acceso a muchas otras herramientas para </w:t>
      </w:r>
      <w:proofErr w:type="spellStart"/>
      <w:r w:rsidRPr="001E76CA">
        <w:rPr>
          <w:rFonts w:cstheme="minorHAnsi"/>
        </w:rPr>
        <w:t>instalar,como</w:t>
      </w:r>
      <w:proofErr w:type="spellEnd"/>
      <w:r w:rsidRPr="001E76CA">
        <w:rPr>
          <w:rFonts w:cstheme="minorHAnsi"/>
        </w:rPr>
        <w:t xml:space="preserve"> el log4NET o el </w:t>
      </w:r>
      <w:proofErr w:type="spellStart"/>
      <w:r w:rsidRPr="001E76CA">
        <w:rPr>
          <w:rFonts w:cstheme="minorHAnsi"/>
        </w:rPr>
        <w:t>Newtonsoft</w:t>
      </w:r>
      <w:proofErr w:type="spellEnd"/>
      <w:r w:rsidRPr="001E76CA">
        <w:rPr>
          <w:rFonts w:cstheme="minorHAnsi"/>
        </w:rPr>
        <w:t xml:space="preserve">. Por último también podemos instalar extensiones desde la página web de Visual Studio </w:t>
      </w:r>
      <w:proofErr w:type="spellStart"/>
      <w:r w:rsidRPr="001E76CA">
        <w:rPr>
          <w:rFonts w:cstheme="minorHAnsi"/>
        </w:rPr>
        <w:t>Market</w:t>
      </w:r>
      <w:proofErr w:type="spellEnd"/>
      <w:r w:rsidRPr="001E76CA">
        <w:rPr>
          <w:rFonts w:cstheme="minorHAnsi"/>
        </w:rPr>
        <w:t xml:space="preserve"> Place.</w:t>
      </w:r>
    </w:p>
    <w:p w14:paraId="322FF0F5" w14:textId="59959545" w:rsidR="002507F4" w:rsidRDefault="002507F4" w:rsidP="002507F4">
      <w:pPr>
        <w:rPr>
          <w:rFonts w:cstheme="minorHAnsi"/>
          <w:b/>
        </w:rPr>
      </w:pPr>
      <w:r>
        <w:rPr>
          <w:rFonts w:cstheme="minorHAnsi"/>
          <w:b/>
        </w:rPr>
        <w:t xml:space="preserve">Agregar DLL: </w:t>
      </w:r>
      <w:proofErr w:type="spellStart"/>
      <w:r w:rsidRPr="00E056C4">
        <w:rPr>
          <w:rFonts w:cstheme="minorHAnsi"/>
        </w:rPr>
        <w:t>click</w:t>
      </w:r>
      <w:proofErr w:type="spellEnd"/>
      <w:r w:rsidRPr="00E056C4">
        <w:rPr>
          <w:rFonts w:cstheme="minorHAnsi"/>
        </w:rPr>
        <w:t xml:space="preserve"> derecho sobre el proyecto correspondiente&gt;Agregar&gt;Referencia..  Se abrirá una ventana con referencias del proyecto. Si pulsamos en examinar podremos añadir otras DLL al proyecto, si les desmarcamos el </w:t>
      </w:r>
      <w:proofErr w:type="spellStart"/>
      <w:r w:rsidRPr="00E056C4">
        <w:rPr>
          <w:rFonts w:cstheme="minorHAnsi"/>
        </w:rPr>
        <w:t>check</w:t>
      </w:r>
      <w:proofErr w:type="spellEnd"/>
      <w:r w:rsidRPr="00E056C4">
        <w:rPr>
          <w:rFonts w:cstheme="minorHAnsi"/>
        </w:rPr>
        <w:t>, las quitamos.</w:t>
      </w:r>
    </w:p>
    <w:p w14:paraId="088F5C3E" w14:textId="664D879B" w:rsidR="001E76CA" w:rsidRPr="00E056C4" w:rsidRDefault="002507F4" w:rsidP="002507F4">
      <w:pPr>
        <w:rPr>
          <w:rFonts w:cstheme="minorHAnsi"/>
        </w:rPr>
      </w:pPr>
      <w:r>
        <w:rPr>
          <w:rFonts w:cstheme="minorHAnsi"/>
          <w:b/>
        </w:rPr>
        <w:t xml:space="preserve">Agregar </w:t>
      </w:r>
      <w:proofErr w:type="spellStart"/>
      <w:r>
        <w:rPr>
          <w:rFonts w:cstheme="minorHAnsi"/>
          <w:b/>
        </w:rPr>
        <w:t>WebService</w:t>
      </w:r>
      <w:proofErr w:type="spellEnd"/>
      <w:r>
        <w:rPr>
          <w:rFonts w:cstheme="minorHAnsi"/>
          <w:b/>
        </w:rPr>
        <w:t xml:space="preserve">: </w:t>
      </w:r>
      <w:proofErr w:type="spellStart"/>
      <w:r w:rsidRPr="00E056C4">
        <w:rPr>
          <w:rFonts w:cstheme="minorHAnsi"/>
        </w:rPr>
        <w:t>click</w:t>
      </w:r>
      <w:proofErr w:type="spellEnd"/>
      <w:r w:rsidRPr="00E056C4">
        <w:rPr>
          <w:rFonts w:cstheme="minorHAnsi"/>
        </w:rPr>
        <w:t xml:space="preserve"> derecho sobre el proyecto correspondiente&gt;Agregar&gt;Referencia de servicio. Aquí pegaríamos la dirección del </w:t>
      </w:r>
      <w:proofErr w:type="spellStart"/>
      <w:r w:rsidRPr="00E056C4">
        <w:rPr>
          <w:rFonts w:cstheme="minorHAnsi"/>
        </w:rPr>
        <w:t>WebService,lo</w:t>
      </w:r>
      <w:proofErr w:type="spellEnd"/>
      <w:r w:rsidRPr="00E056C4">
        <w:rPr>
          <w:rFonts w:cstheme="minorHAnsi"/>
        </w:rPr>
        <w:t xml:space="preserve"> nombramos y lo añadimos. Esto creará varias clases para el </w:t>
      </w:r>
      <w:proofErr w:type="spellStart"/>
      <w:r w:rsidRPr="00E056C4">
        <w:rPr>
          <w:rFonts w:cstheme="minorHAnsi"/>
        </w:rPr>
        <w:t>webservice,la</w:t>
      </w:r>
      <w:proofErr w:type="spellEnd"/>
      <w:r w:rsidRPr="00E056C4">
        <w:rPr>
          <w:rFonts w:cstheme="minorHAnsi"/>
        </w:rPr>
        <w:t xml:space="preserve"> que usaremos cuando queremos llamar a nuestro </w:t>
      </w:r>
      <w:proofErr w:type="spellStart"/>
      <w:r w:rsidRPr="00E056C4">
        <w:rPr>
          <w:rFonts w:cstheme="minorHAnsi"/>
        </w:rPr>
        <w:t>webservice</w:t>
      </w:r>
      <w:proofErr w:type="spellEnd"/>
      <w:r w:rsidRPr="00E056C4">
        <w:rPr>
          <w:rFonts w:cstheme="minorHAnsi"/>
        </w:rPr>
        <w:t xml:space="preserve"> se llamará igual que el mismo pero con Client al final. Por ejemplo añado una referencia al web </w:t>
      </w:r>
      <w:proofErr w:type="spellStart"/>
      <w:r w:rsidRPr="00E056C4">
        <w:rPr>
          <w:rFonts w:cstheme="minorHAnsi"/>
        </w:rPr>
        <w:t>service</w:t>
      </w:r>
      <w:proofErr w:type="spellEnd"/>
      <w:r w:rsidRPr="00E056C4">
        <w:rPr>
          <w:rFonts w:cstheme="minorHAnsi"/>
        </w:rPr>
        <w:t xml:space="preserve"> </w:t>
      </w:r>
      <w:proofErr w:type="spellStart"/>
      <w:r w:rsidRPr="00E056C4">
        <w:rPr>
          <w:rFonts w:cstheme="minorHAnsi"/>
        </w:rPr>
        <w:t>ArticulosWS</w:t>
      </w:r>
      <w:proofErr w:type="spellEnd"/>
      <w:r w:rsidRPr="00E056C4">
        <w:rPr>
          <w:rFonts w:cstheme="minorHAnsi"/>
        </w:rPr>
        <w:t xml:space="preserve">, para usar sus métodos llamaré a </w:t>
      </w:r>
      <w:proofErr w:type="spellStart"/>
      <w:r w:rsidRPr="00E056C4">
        <w:rPr>
          <w:rFonts w:cstheme="minorHAnsi"/>
        </w:rPr>
        <w:t>ArticulosWSClient</w:t>
      </w:r>
      <w:proofErr w:type="spellEnd"/>
      <w:r w:rsidRPr="00E056C4">
        <w:rPr>
          <w:rFonts w:cstheme="minorHAnsi"/>
        </w:rPr>
        <w:t>.</w:t>
      </w:r>
    </w:p>
    <w:sectPr w:rsidR="001E76CA" w:rsidRPr="00E056C4">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B822D" w14:textId="77777777" w:rsidR="002507F4" w:rsidRDefault="002507F4" w:rsidP="004368EB">
      <w:pPr>
        <w:spacing w:after="0" w:line="240" w:lineRule="auto"/>
      </w:pPr>
      <w:r>
        <w:separator/>
      </w:r>
    </w:p>
  </w:endnote>
  <w:endnote w:type="continuationSeparator" w:id="0">
    <w:p w14:paraId="4C98DF45" w14:textId="77777777" w:rsidR="002507F4" w:rsidRDefault="002507F4" w:rsidP="004368EB">
      <w:pPr>
        <w:spacing w:after="0" w:line="240" w:lineRule="auto"/>
      </w:pPr>
      <w:r>
        <w:continuationSeparator/>
      </w:r>
    </w:p>
  </w:endnote>
  <w:endnote w:type="continuationNotice" w:id="1">
    <w:p w14:paraId="48403C1B" w14:textId="77777777" w:rsidR="002507F4" w:rsidRDefault="002507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1951375"/>
      <w:docPartObj>
        <w:docPartGallery w:val="Page Numbers (Bottom of Page)"/>
        <w:docPartUnique/>
      </w:docPartObj>
    </w:sdtPr>
    <w:sdtContent>
      <w:p w14:paraId="1E65D089" w14:textId="2147D513" w:rsidR="002507F4" w:rsidRDefault="002507F4">
        <w:pPr>
          <w:pStyle w:val="Piedepgina"/>
          <w:jc w:val="right"/>
        </w:pPr>
        <w:r>
          <w:fldChar w:fldCharType="begin"/>
        </w:r>
        <w:r>
          <w:instrText>PAGE   \* MERGEFORMAT</w:instrText>
        </w:r>
        <w:r>
          <w:fldChar w:fldCharType="separate"/>
        </w:r>
        <w:r>
          <w:t>2</w:t>
        </w:r>
        <w:r>
          <w:fldChar w:fldCharType="end"/>
        </w:r>
      </w:p>
    </w:sdtContent>
  </w:sdt>
  <w:p w14:paraId="4DAE6433" w14:textId="77777777" w:rsidR="002507F4" w:rsidRDefault="002507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B4718" w14:textId="77777777" w:rsidR="002507F4" w:rsidRDefault="002507F4" w:rsidP="004368EB">
      <w:pPr>
        <w:spacing w:after="0" w:line="240" w:lineRule="auto"/>
      </w:pPr>
      <w:r>
        <w:separator/>
      </w:r>
    </w:p>
  </w:footnote>
  <w:footnote w:type="continuationSeparator" w:id="0">
    <w:p w14:paraId="5F0E37C5" w14:textId="77777777" w:rsidR="002507F4" w:rsidRDefault="002507F4" w:rsidP="004368EB">
      <w:pPr>
        <w:spacing w:after="0" w:line="240" w:lineRule="auto"/>
      </w:pPr>
      <w:r>
        <w:continuationSeparator/>
      </w:r>
    </w:p>
  </w:footnote>
  <w:footnote w:type="continuationNotice" w:id="1">
    <w:p w14:paraId="6F47C377" w14:textId="77777777" w:rsidR="002507F4" w:rsidRDefault="002507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0DB8"/>
    <w:multiLevelType w:val="multilevel"/>
    <w:tmpl w:val="1D580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23A5F"/>
    <w:multiLevelType w:val="multilevel"/>
    <w:tmpl w:val="FAD0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46588"/>
    <w:multiLevelType w:val="multilevel"/>
    <w:tmpl w:val="A6189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B4FA9"/>
    <w:multiLevelType w:val="multilevel"/>
    <w:tmpl w:val="7CAC4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81C72"/>
    <w:multiLevelType w:val="multilevel"/>
    <w:tmpl w:val="D800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55CCE"/>
    <w:multiLevelType w:val="multilevel"/>
    <w:tmpl w:val="298A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67E85"/>
    <w:multiLevelType w:val="multilevel"/>
    <w:tmpl w:val="0C962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D4435"/>
    <w:multiLevelType w:val="multilevel"/>
    <w:tmpl w:val="B6D8E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A60D47"/>
    <w:multiLevelType w:val="multilevel"/>
    <w:tmpl w:val="405215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B75C7E"/>
    <w:multiLevelType w:val="multilevel"/>
    <w:tmpl w:val="27B22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66AA9"/>
    <w:multiLevelType w:val="multilevel"/>
    <w:tmpl w:val="417A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F017BE"/>
    <w:multiLevelType w:val="multilevel"/>
    <w:tmpl w:val="22D00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D47861"/>
    <w:multiLevelType w:val="multilevel"/>
    <w:tmpl w:val="05445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751D03"/>
    <w:multiLevelType w:val="multilevel"/>
    <w:tmpl w:val="4200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5E265C"/>
    <w:multiLevelType w:val="multilevel"/>
    <w:tmpl w:val="97087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4C70C7"/>
    <w:multiLevelType w:val="multilevel"/>
    <w:tmpl w:val="90884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876B43"/>
    <w:multiLevelType w:val="multilevel"/>
    <w:tmpl w:val="7CB24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0C01DF"/>
    <w:multiLevelType w:val="multilevel"/>
    <w:tmpl w:val="EA9CF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4A3E11"/>
    <w:multiLevelType w:val="multilevel"/>
    <w:tmpl w:val="C388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5860F9"/>
    <w:multiLevelType w:val="multilevel"/>
    <w:tmpl w:val="DAB86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10"/>
  </w:num>
  <w:num w:numId="4">
    <w:abstractNumId w:val="13"/>
  </w:num>
  <w:num w:numId="5">
    <w:abstractNumId w:val="7"/>
  </w:num>
  <w:num w:numId="6">
    <w:abstractNumId w:val="2"/>
  </w:num>
  <w:num w:numId="7">
    <w:abstractNumId w:val="19"/>
  </w:num>
  <w:num w:numId="8">
    <w:abstractNumId w:val="11"/>
  </w:num>
  <w:num w:numId="9">
    <w:abstractNumId w:val="16"/>
  </w:num>
  <w:num w:numId="10">
    <w:abstractNumId w:val="14"/>
  </w:num>
  <w:num w:numId="11">
    <w:abstractNumId w:val="0"/>
  </w:num>
  <w:num w:numId="12">
    <w:abstractNumId w:val="3"/>
  </w:num>
  <w:num w:numId="13">
    <w:abstractNumId w:val="17"/>
  </w:num>
  <w:num w:numId="14">
    <w:abstractNumId w:val="9"/>
  </w:num>
  <w:num w:numId="15">
    <w:abstractNumId w:val="18"/>
  </w:num>
  <w:num w:numId="16">
    <w:abstractNumId w:val="5"/>
  </w:num>
  <w:num w:numId="17">
    <w:abstractNumId w:val="15"/>
  </w:num>
  <w:num w:numId="18">
    <w:abstractNumId w:val="1"/>
  </w:num>
  <w:num w:numId="19">
    <w:abstractNumId w:val="12"/>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nica Moreno">
    <w15:presenceInfo w15:providerId="AD" w15:userId="S::mmoreno@RumboSistemas.onmicrosoft.com::c87b3a8b-a142-4eb5-9656-7f3f099ac4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8EB"/>
    <w:rsid w:val="00000066"/>
    <w:rsid w:val="00015B62"/>
    <w:rsid w:val="000536FF"/>
    <w:rsid w:val="000E3931"/>
    <w:rsid w:val="00170491"/>
    <w:rsid w:val="001B415D"/>
    <w:rsid w:val="001E6DB8"/>
    <w:rsid w:val="001E76CA"/>
    <w:rsid w:val="0020631D"/>
    <w:rsid w:val="002507F4"/>
    <w:rsid w:val="0027220D"/>
    <w:rsid w:val="002834C1"/>
    <w:rsid w:val="00287171"/>
    <w:rsid w:val="002A2881"/>
    <w:rsid w:val="00345EB8"/>
    <w:rsid w:val="0035791B"/>
    <w:rsid w:val="003C00AD"/>
    <w:rsid w:val="003C1849"/>
    <w:rsid w:val="004368EB"/>
    <w:rsid w:val="004767F2"/>
    <w:rsid w:val="00496262"/>
    <w:rsid w:val="004B45C4"/>
    <w:rsid w:val="004C4CB9"/>
    <w:rsid w:val="004D0BC2"/>
    <w:rsid w:val="004E6107"/>
    <w:rsid w:val="0052206A"/>
    <w:rsid w:val="00532699"/>
    <w:rsid w:val="005761A9"/>
    <w:rsid w:val="005D51D9"/>
    <w:rsid w:val="00610F59"/>
    <w:rsid w:val="006A12E1"/>
    <w:rsid w:val="006E583F"/>
    <w:rsid w:val="00716C22"/>
    <w:rsid w:val="00724B0B"/>
    <w:rsid w:val="007535F4"/>
    <w:rsid w:val="0076631E"/>
    <w:rsid w:val="00776E7E"/>
    <w:rsid w:val="007D2BE0"/>
    <w:rsid w:val="007E4C04"/>
    <w:rsid w:val="007F33FA"/>
    <w:rsid w:val="00912F88"/>
    <w:rsid w:val="0092552E"/>
    <w:rsid w:val="00A82182"/>
    <w:rsid w:val="00AB249E"/>
    <w:rsid w:val="00AB24A2"/>
    <w:rsid w:val="00B430C5"/>
    <w:rsid w:val="00B45E17"/>
    <w:rsid w:val="00C51979"/>
    <w:rsid w:val="00CB5AD7"/>
    <w:rsid w:val="00CB6EAD"/>
    <w:rsid w:val="00CF05ED"/>
    <w:rsid w:val="00D1095A"/>
    <w:rsid w:val="00D10A53"/>
    <w:rsid w:val="00D570A7"/>
    <w:rsid w:val="00D84AD2"/>
    <w:rsid w:val="00DB4B16"/>
    <w:rsid w:val="00DD48A7"/>
    <w:rsid w:val="00DE4B63"/>
    <w:rsid w:val="00E056C4"/>
    <w:rsid w:val="00E661DA"/>
    <w:rsid w:val="00E95636"/>
    <w:rsid w:val="00EA642B"/>
    <w:rsid w:val="00EA7851"/>
    <w:rsid w:val="00EC7005"/>
    <w:rsid w:val="00EE2315"/>
    <w:rsid w:val="00F83257"/>
    <w:rsid w:val="00FA6A00"/>
    <w:rsid w:val="00FF09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40EA2"/>
  <w15:chartTrackingRefBased/>
  <w15:docId w15:val="{25A49C25-50ED-4A19-9450-101AFC33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7F4"/>
  </w:style>
  <w:style w:type="paragraph" w:styleId="Ttulo1">
    <w:name w:val="heading 1"/>
    <w:basedOn w:val="Normal"/>
    <w:next w:val="Normal"/>
    <w:link w:val="Ttulo1Car"/>
    <w:uiPriority w:val="9"/>
    <w:qFormat/>
    <w:rsid w:val="002507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2834C1"/>
    <w:pPr>
      <w:keepNext/>
      <w:keepLines/>
      <w:spacing w:before="360" w:after="80" w:line="256" w:lineRule="auto"/>
      <w:outlineLvl w:val="1"/>
    </w:pPr>
    <w:rPr>
      <w:rFonts w:ascii="Calibri" w:eastAsia="Times New Roman" w:hAnsi="Calibri" w:cs="Calibri"/>
      <w:b/>
      <w:sz w:val="36"/>
      <w:szCs w:val="36"/>
      <w:lang w:eastAsia="es-ES"/>
    </w:rPr>
  </w:style>
  <w:style w:type="paragraph" w:styleId="Ttulo3">
    <w:name w:val="heading 3"/>
    <w:basedOn w:val="Normal"/>
    <w:next w:val="Normal"/>
    <w:link w:val="Ttulo3Car"/>
    <w:uiPriority w:val="9"/>
    <w:unhideWhenUsed/>
    <w:qFormat/>
    <w:rsid w:val="00716C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2834C1"/>
    <w:rPr>
      <w:rFonts w:ascii="Calibri" w:eastAsia="Times New Roman" w:hAnsi="Calibri" w:cs="Calibri"/>
      <w:b/>
      <w:sz w:val="36"/>
      <w:szCs w:val="36"/>
      <w:lang w:eastAsia="es-ES"/>
    </w:rPr>
  </w:style>
  <w:style w:type="character" w:customStyle="1" w:styleId="Ttulo3Car">
    <w:name w:val="Título 3 Car"/>
    <w:basedOn w:val="Fuentedeprrafopredeter"/>
    <w:link w:val="Ttulo3"/>
    <w:uiPriority w:val="9"/>
    <w:rsid w:val="00716C22"/>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436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68EB"/>
  </w:style>
  <w:style w:type="paragraph" w:styleId="Piedepgina">
    <w:name w:val="footer"/>
    <w:basedOn w:val="Normal"/>
    <w:link w:val="PiedepginaCar"/>
    <w:uiPriority w:val="99"/>
    <w:unhideWhenUsed/>
    <w:rsid w:val="00436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68EB"/>
  </w:style>
  <w:style w:type="character" w:styleId="Hipervnculo">
    <w:name w:val="Hyperlink"/>
    <w:basedOn w:val="Fuentedeprrafopredeter"/>
    <w:uiPriority w:val="99"/>
    <w:unhideWhenUsed/>
    <w:rsid w:val="00DD48A7"/>
    <w:rPr>
      <w:color w:val="0563C1" w:themeColor="hyperlink"/>
      <w:u w:val="single"/>
    </w:rPr>
  </w:style>
  <w:style w:type="paragraph" w:styleId="HTMLconformatoprevio">
    <w:name w:val="HTML Preformatted"/>
    <w:basedOn w:val="Normal"/>
    <w:link w:val="HTMLconformatoprevioCar"/>
    <w:uiPriority w:val="99"/>
    <w:semiHidden/>
    <w:unhideWhenUsed/>
    <w:rsid w:val="00716C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0" w:after="450" w:line="240" w:lineRule="atLeast"/>
    </w:pPr>
    <w:rPr>
      <w:rFonts w:ascii="Consolas" w:eastAsia="Times New Roman" w:hAnsi="Consolas" w:cs="Courier New"/>
      <w:color w:val="333333"/>
      <w:sz w:val="20"/>
      <w:szCs w:val="20"/>
      <w:lang w:eastAsia="es-ES"/>
    </w:rPr>
  </w:style>
  <w:style w:type="character" w:customStyle="1" w:styleId="HTMLconformatoprevioCar">
    <w:name w:val="HTML con formato previo Car"/>
    <w:basedOn w:val="Fuentedeprrafopredeter"/>
    <w:link w:val="HTMLconformatoprevio"/>
    <w:uiPriority w:val="99"/>
    <w:semiHidden/>
    <w:rsid w:val="00716C22"/>
    <w:rPr>
      <w:rFonts w:ascii="Consolas" w:eastAsia="Times New Roman" w:hAnsi="Consolas" w:cs="Courier New"/>
      <w:color w:val="333333"/>
      <w:sz w:val="20"/>
      <w:szCs w:val="20"/>
      <w:shd w:val="clear" w:color="auto" w:fill="F5F5F5"/>
      <w:lang w:eastAsia="es-ES"/>
    </w:rPr>
  </w:style>
  <w:style w:type="paragraph" w:styleId="NormalWeb">
    <w:name w:val="Normal (Web)"/>
    <w:basedOn w:val="Normal"/>
    <w:uiPriority w:val="99"/>
    <w:semiHidden/>
    <w:unhideWhenUsed/>
    <w:rsid w:val="00716C22"/>
    <w:pPr>
      <w:spacing w:after="150" w:line="240" w:lineRule="auto"/>
    </w:pPr>
    <w:rPr>
      <w:rFonts w:ascii="Times New Roman" w:eastAsia="Times New Roman" w:hAnsi="Times New Roman" w:cs="Times New Roman"/>
      <w:sz w:val="24"/>
      <w:szCs w:val="24"/>
      <w:lang w:eastAsia="es-ES"/>
    </w:rPr>
  </w:style>
  <w:style w:type="character" w:customStyle="1" w:styleId="do-this">
    <w:name w:val="do-this"/>
    <w:basedOn w:val="Fuentedeprrafopredeter"/>
    <w:rsid w:val="00716C22"/>
  </w:style>
  <w:style w:type="character" w:customStyle="1" w:styleId="kwd1">
    <w:name w:val="kwd1"/>
    <w:basedOn w:val="Fuentedeprrafopredeter"/>
    <w:rsid w:val="00716C22"/>
    <w:rPr>
      <w:color w:val="0000DD"/>
    </w:rPr>
  </w:style>
  <w:style w:type="character" w:customStyle="1" w:styleId="pln1">
    <w:name w:val="pln1"/>
    <w:basedOn w:val="Fuentedeprrafopredeter"/>
    <w:rsid w:val="00716C22"/>
    <w:rPr>
      <w:color w:val="000000"/>
    </w:rPr>
  </w:style>
  <w:style w:type="character" w:customStyle="1" w:styleId="typ1">
    <w:name w:val="typ1"/>
    <w:basedOn w:val="Fuentedeprrafopredeter"/>
    <w:rsid w:val="00716C22"/>
    <w:rPr>
      <w:color w:val="2B91AF"/>
    </w:rPr>
  </w:style>
  <w:style w:type="character" w:customStyle="1" w:styleId="pun1">
    <w:name w:val="pun1"/>
    <w:basedOn w:val="Fuentedeprrafopredeter"/>
    <w:rsid w:val="00716C22"/>
    <w:rPr>
      <w:color w:val="000000"/>
    </w:rPr>
  </w:style>
  <w:style w:type="character" w:customStyle="1" w:styleId="com1">
    <w:name w:val="com1"/>
    <w:basedOn w:val="Fuentedeprrafopredeter"/>
    <w:rsid w:val="00716C22"/>
    <w:rPr>
      <w:color w:val="008000"/>
    </w:rPr>
  </w:style>
  <w:style w:type="character" w:customStyle="1" w:styleId="donot-this">
    <w:name w:val="donot-this"/>
    <w:basedOn w:val="Fuentedeprrafopredeter"/>
    <w:rsid w:val="00716C22"/>
  </w:style>
  <w:style w:type="character" w:customStyle="1" w:styleId="str1">
    <w:name w:val="str1"/>
    <w:basedOn w:val="Fuentedeprrafopredeter"/>
    <w:rsid w:val="00716C22"/>
    <w:rPr>
      <w:color w:val="A31515"/>
    </w:rPr>
  </w:style>
  <w:style w:type="character" w:customStyle="1" w:styleId="avoid-this">
    <w:name w:val="avoid-this"/>
    <w:basedOn w:val="Fuentedeprrafopredeter"/>
    <w:rsid w:val="00716C22"/>
  </w:style>
  <w:style w:type="character" w:customStyle="1" w:styleId="lit1">
    <w:name w:val="lit1"/>
    <w:basedOn w:val="Fuentedeprrafopredeter"/>
    <w:rsid w:val="00716C22"/>
    <w:rPr>
      <w:color w:val="FF0000"/>
    </w:rPr>
  </w:style>
  <w:style w:type="character" w:customStyle="1" w:styleId="Ttulo1Car">
    <w:name w:val="Título 1 Car"/>
    <w:basedOn w:val="Fuentedeprrafopredeter"/>
    <w:link w:val="Ttulo1"/>
    <w:uiPriority w:val="9"/>
    <w:rsid w:val="002507F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2507F4"/>
    <w:pPr>
      <w:outlineLvl w:val="9"/>
    </w:pPr>
    <w:rPr>
      <w:lang w:eastAsia="es-ES"/>
    </w:rPr>
  </w:style>
  <w:style w:type="paragraph" w:styleId="TDC2">
    <w:name w:val="toc 2"/>
    <w:basedOn w:val="Normal"/>
    <w:next w:val="Normal"/>
    <w:autoRedefine/>
    <w:uiPriority w:val="39"/>
    <w:unhideWhenUsed/>
    <w:rsid w:val="002507F4"/>
    <w:pPr>
      <w:spacing w:after="100"/>
      <w:ind w:left="220"/>
    </w:pPr>
  </w:style>
  <w:style w:type="paragraph" w:styleId="TDC3">
    <w:name w:val="toc 3"/>
    <w:basedOn w:val="Normal"/>
    <w:next w:val="Normal"/>
    <w:autoRedefine/>
    <w:uiPriority w:val="39"/>
    <w:unhideWhenUsed/>
    <w:rsid w:val="002507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32615">
      <w:bodyDiv w:val="1"/>
      <w:marLeft w:val="0"/>
      <w:marRight w:val="0"/>
      <w:marTop w:val="0"/>
      <w:marBottom w:val="0"/>
      <w:divBdr>
        <w:top w:val="none" w:sz="0" w:space="0" w:color="auto"/>
        <w:left w:val="none" w:sz="0" w:space="0" w:color="auto"/>
        <w:bottom w:val="none" w:sz="0" w:space="0" w:color="auto"/>
        <w:right w:val="none" w:sz="0" w:space="0" w:color="auto"/>
      </w:divBdr>
    </w:div>
    <w:div w:id="1810054360">
      <w:bodyDiv w:val="1"/>
      <w:marLeft w:val="0"/>
      <w:marRight w:val="0"/>
      <w:marTop w:val="0"/>
      <w:marBottom w:val="0"/>
      <w:divBdr>
        <w:top w:val="none" w:sz="0" w:space="0" w:color="auto"/>
        <w:left w:val="none" w:sz="0" w:space="0" w:color="auto"/>
        <w:bottom w:val="none" w:sz="0" w:space="0" w:color="auto"/>
        <w:right w:val="none" w:sz="0" w:space="0" w:color="auto"/>
      </w:divBdr>
    </w:div>
    <w:div w:id="1901596907">
      <w:bodyDiv w:val="1"/>
      <w:marLeft w:val="0"/>
      <w:marRight w:val="0"/>
      <w:marTop w:val="0"/>
      <w:marBottom w:val="0"/>
      <w:divBdr>
        <w:top w:val="none" w:sz="0" w:space="0" w:color="auto"/>
        <w:left w:val="none" w:sz="0" w:space="0" w:color="auto"/>
        <w:bottom w:val="none" w:sz="0" w:space="0" w:color="auto"/>
        <w:right w:val="none" w:sz="0" w:space="0" w:color="auto"/>
      </w:divBdr>
    </w:div>
    <w:div w:id="196164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ketplace.visualstudio.com/items?itemName=PrecisionInfinity.AutomaticVersion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ocs.telerik.com/devtools/winforms/controls/ribbonbar/overview"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docs.telerik.com/devtools/winforms/controls/treeview/treeview"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telerik.com/devtools/winforms/controls/virtualgrid/overview" TargetMode="External"/><Relationship Id="rId58" Type="http://schemas.openxmlformats.org/officeDocument/2006/relationships/hyperlink" Target="https://docs.telerik.com/devtools/winforms/controls/multicolumncombobox/multicolumncombobo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telerik.com/devtools/winforms/controls/forms-and-dialogs/colordialog/colordialog" TargetMode="External"/><Relationship Id="rId61" Type="http://schemas.openxmlformats.org/officeDocument/2006/relationships/hyperlink" Target="https://docs.telerik.com/devtools/winforms/controls/track-and-status-controls/waitingbar/waitingbar"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telerik.com/devtools/winforms/controls/gridview/overview" TargetMode="External"/><Relationship Id="rId60" Type="http://schemas.openxmlformats.org/officeDocument/2006/relationships/hyperlink" Target="https://docs.telerik.com/devtools/winforms/controls/track-and-status-controls/progressbar/overview"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telerik.com/devtools/winforms/controls/forms-and-dialogs/ribbonform/ribbonform" TargetMode="External"/><Relationship Id="rId64" Type="http://schemas.microsoft.com/office/2011/relationships/people" Target="people.xml"/><Relationship Id="rId8" Type="http://schemas.openxmlformats.org/officeDocument/2006/relationships/hyperlink" Target="https://github.com/chidalgoRumbo/Rumbo2020_2.0"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telerik.com/devtools/winforms/controls/datafilter/overvie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D00B3-A08E-4E47-B05D-2183DCC25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53</Pages>
  <Words>10639</Words>
  <Characters>58516</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Hidalgo Sanchis</dc:creator>
  <cp:keywords/>
  <dc:description/>
  <cp:lastModifiedBy>Álvaro Canet</cp:lastModifiedBy>
  <cp:revision>5</cp:revision>
  <dcterms:created xsi:type="dcterms:W3CDTF">2020-05-27T15:43:00Z</dcterms:created>
  <dcterms:modified xsi:type="dcterms:W3CDTF">2020-06-02T13:14:00Z</dcterms:modified>
</cp:coreProperties>
</file>